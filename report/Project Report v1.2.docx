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F2C9D" w:rsidR="009F7FCE" w:rsidP="00C24DEF" w:rsidRDefault="00261AE6" w14:paraId="19A26F93" w14:textId="04A7D788">
      <w:pPr>
        <w:pStyle w:val="papertitle"/>
        <w:rPr>
          <w:lang w:val="en-AU"/>
        </w:rPr>
      </w:pPr>
      <w:r w:rsidRPr="5472ABD4">
        <w:rPr>
          <w:lang w:val="en-AU"/>
        </w:rPr>
        <w:t>Forecast</w:t>
      </w:r>
      <w:r w:rsidR="002F348B">
        <w:rPr>
          <w:lang w:val="en-AU"/>
        </w:rPr>
        <w:t>ing Electricity Demand in New South Wales, Australia Using Neural Networks and Machine Learning</w:t>
      </w:r>
    </w:p>
    <w:p w:rsidRPr="002F2C9D" w:rsidR="00C24DEF" w:rsidP="00EE426C" w:rsidRDefault="00261AE6" w14:paraId="079F13F3" w14:textId="0B3576B4">
      <w:pPr>
        <w:pStyle w:val="author"/>
        <w:rPr>
          <w:lang w:val="en-AU"/>
        </w:rPr>
      </w:pPr>
      <w:r w:rsidRPr="4DCCAEFB">
        <w:rPr>
          <w:lang w:val="en-AU"/>
        </w:rPr>
        <w:t>Abdul El-Hamawi</w:t>
      </w:r>
      <w:r w:rsidRPr="4DCCAEFB" w:rsidR="009B2539">
        <w:rPr>
          <w:vertAlign w:val="superscript"/>
          <w:lang w:val="en-AU"/>
        </w:rPr>
        <w:t>1</w:t>
      </w:r>
      <w:r w:rsidRPr="4DCCAEFB" w:rsidR="00545B13">
        <w:rPr>
          <w:rStyle w:val="ORCID"/>
          <w:lang w:val="en-AU"/>
        </w:rPr>
        <w:t>[z5019165</w:t>
      </w:r>
      <w:r w:rsidRPr="4DCCAEFB" w:rsidR="009B2539">
        <w:rPr>
          <w:rStyle w:val="ORCID"/>
          <w:lang w:val="en-AU"/>
        </w:rPr>
        <w:t>]</w:t>
      </w:r>
      <w:r w:rsidRPr="4DCCAEFB">
        <w:rPr>
          <w:lang w:val="en-AU"/>
        </w:rPr>
        <w:t>, Chris Strods</w:t>
      </w:r>
      <w:r w:rsidRPr="4DCCAEFB">
        <w:rPr>
          <w:vertAlign w:val="superscript"/>
          <w:lang w:val="en-AU"/>
        </w:rPr>
        <w:t>1</w:t>
      </w:r>
      <w:r w:rsidRPr="4DCCAEFB">
        <w:rPr>
          <w:rStyle w:val="ORCID"/>
          <w:lang w:val="en-AU"/>
        </w:rPr>
        <w:t>[</w:t>
      </w:r>
      <w:r w:rsidRPr="4DCCAEFB" w:rsidR="00545B13">
        <w:rPr>
          <w:rStyle w:val="ORCID"/>
          <w:lang w:val="en-AU"/>
        </w:rPr>
        <w:t>z5329477</w:t>
      </w:r>
      <w:r w:rsidRPr="4DCCAEFB">
        <w:rPr>
          <w:rStyle w:val="ORCID"/>
          <w:lang w:val="en-AU"/>
        </w:rPr>
        <w:t>]</w:t>
      </w:r>
      <w:r w:rsidRPr="4DCCAEFB">
        <w:rPr>
          <w:lang w:val="en-AU"/>
        </w:rPr>
        <w:t>, David Anderson</w:t>
      </w:r>
      <w:r w:rsidRPr="4DCCAEFB">
        <w:rPr>
          <w:vertAlign w:val="superscript"/>
          <w:lang w:val="en-AU"/>
        </w:rPr>
        <w:t>1</w:t>
      </w:r>
      <w:r w:rsidRPr="4DCCAEFB">
        <w:rPr>
          <w:rStyle w:val="ORCID"/>
          <w:lang w:val="en-AU"/>
        </w:rPr>
        <w:t>[</w:t>
      </w:r>
      <w:r w:rsidRPr="4DCCAEFB" w:rsidR="00545B13">
        <w:rPr>
          <w:rStyle w:val="ORCID"/>
          <w:lang w:val="en-AU"/>
        </w:rPr>
        <w:t>z5343521</w:t>
      </w:r>
      <w:r w:rsidRPr="4DCCAEFB">
        <w:rPr>
          <w:rStyle w:val="ORCID"/>
          <w:lang w:val="en-AU"/>
        </w:rPr>
        <w:t>]</w:t>
      </w:r>
      <w:r w:rsidRPr="4DCCAEFB">
        <w:rPr>
          <w:lang w:val="en-AU"/>
        </w:rPr>
        <w:t>, Jamie Twiss</w:t>
      </w:r>
      <w:r w:rsidRPr="4DCCAEFB">
        <w:rPr>
          <w:vertAlign w:val="superscript"/>
          <w:lang w:val="en-AU"/>
        </w:rPr>
        <w:t>1</w:t>
      </w:r>
      <w:r w:rsidRPr="4DCCAEFB">
        <w:rPr>
          <w:rStyle w:val="ORCID"/>
          <w:lang w:val="en-AU"/>
        </w:rPr>
        <w:t>[</w:t>
      </w:r>
      <w:r w:rsidRPr="4DCCAEFB" w:rsidR="00545B13">
        <w:rPr>
          <w:rStyle w:val="ORCID"/>
          <w:lang w:val="en-AU"/>
        </w:rPr>
        <w:t>z5353394</w:t>
      </w:r>
      <w:r w:rsidRPr="4DCCAEFB">
        <w:rPr>
          <w:rStyle w:val="ORCID"/>
          <w:lang w:val="en-AU"/>
        </w:rPr>
        <w:t>]</w:t>
      </w:r>
      <w:r w:rsidRPr="4DCCAEFB">
        <w:rPr>
          <w:lang w:val="en-AU"/>
        </w:rPr>
        <w:t>, Shubhankar Dutta</w:t>
      </w:r>
      <w:r w:rsidRPr="4DCCAEFB">
        <w:rPr>
          <w:vertAlign w:val="superscript"/>
          <w:lang w:val="en-AU"/>
        </w:rPr>
        <w:t>1</w:t>
      </w:r>
      <w:r w:rsidRPr="4DCCAEFB">
        <w:rPr>
          <w:rStyle w:val="ORCID"/>
          <w:lang w:val="en-AU"/>
        </w:rPr>
        <w:t>[</w:t>
      </w:r>
      <w:r w:rsidRPr="4DCCAEFB" w:rsidR="00545B13">
        <w:rPr>
          <w:rStyle w:val="ORCID"/>
          <w:lang w:val="en-AU"/>
        </w:rPr>
        <w:t>z5304573</w:t>
      </w:r>
      <w:r w:rsidRPr="4DCCAEFB">
        <w:rPr>
          <w:rStyle w:val="ORCID"/>
          <w:lang w:val="en-AU"/>
        </w:rPr>
        <w:t>]</w:t>
      </w:r>
      <w:r w:rsidRPr="4DCCAEFB">
        <w:rPr>
          <w:lang w:val="en-AU"/>
        </w:rPr>
        <w:t xml:space="preserve"> </w:t>
      </w:r>
      <w:r w:rsidRPr="4DCCAEFB" w:rsidR="009B2539">
        <w:rPr>
          <w:lang w:val="en-AU"/>
        </w:rPr>
        <w:t xml:space="preserve">and </w:t>
      </w:r>
      <w:r w:rsidRPr="4DCCAEFB">
        <w:rPr>
          <w:lang w:val="en-AU"/>
        </w:rPr>
        <w:t>Sonal Chawla</w:t>
      </w:r>
      <w:r w:rsidRPr="4DCCAEFB">
        <w:rPr>
          <w:vertAlign w:val="superscript"/>
          <w:lang w:val="en-AU"/>
        </w:rPr>
        <w:t>1</w:t>
      </w:r>
      <w:r w:rsidRPr="4DCCAEFB">
        <w:rPr>
          <w:rStyle w:val="ORCID"/>
          <w:lang w:val="en-AU"/>
        </w:rPr>
        <w:t>[</w:t>
      </w:r>
      <w:r w:rsidRPr="4DCCAEFB" w:rsidR="00545B13">
        <w:rPr>
          <w:rStyle w:val="ORCID"/>
          <w:lang w:val="en-AU"/>
        </w:rPr>
        <w:t>z5092985</w:t>
      </w:r>
      <w:r w:rsidRPr="4DCCAEFB">
        <w:rPr>
          <w:rStyle w:val="ORCID"/>
          <w:lang w:val="en-AU"/>
        </w:rPr>
        <w:t>]</w:t>
      </w:r>
    </w:p>
    <w:p w:rsidRPr="002F2C9D" w:rsidR="00C24DEF" w:rsidP="006809AE" w:rsidRDefault="00CA1D9A" w14:paraId="631C10AD" w14:textId="1D1799A1">
      <w:pPr>
        <w:pStyle w:val="address"/>
        <w:rPr>
          <w:lang w:val="en-AU"/>
        </w:rPr>
      </w:pPr>
      <w:r w:rsidRPr="002F2C9D">
        <w:rPr>
          <w:rStyle w:val="normaltextrun"/>
          <w:color w:val="000000"/>
          <w:sz w:val="14"/>
          <w:szCs w:val="14"/>
          <w:shd w:val="clear" w:color="auto" w:fill="FFFFFF"/>
          <w:vertAlign w:val="superscript"/>
          <w:lang w:val="en-AU"/>
        </w:rPr>
        <w:t>1</w:t>
      </w:r>
      <w:r w:rsidRPr="4DCCAEFB">
        <w:rPr>
          <w:rStyle w:val="normaltextrun"/>
          <w:color w:val="000000"/>
          <w:shd w:val="clear" w:color="auto" w:fill="FFFFFF"/>
          <w:lang w:val="en-AU"/>
        </w:rPr>
        <w:t xml:space="preserve"> University of New South Wales, Sydney NSW 2052, Australia</w:t>
      </w:r>
      <w:r w:rsidRPr="4DCCAEFB">
        <w:rPr>
          <w:rStyle w:val="scxw13698039"/>
          <w:color w:val="000000"/>
          <w:shd w:val="clear" w:color="auto" w:fill="FFFFFF"/>
          <w:lang w:val="en-AU"/>
        </w:rPr>
        <w:t> </w:t>
      </w:r>
      <w:r w:rsidRPr="002F2C9D">
        <w:rPr>
          <w:color w:val="000000"/>
          <w:szCs w:val="18"/>
          <w:shd w:val="clear" w:color="auto" w:fill="FFFFFF"/>
          <w:lang w:val="en-AU"/>
        </w:rPr>
        <w:br/>
      </w:r>
    </w:p>
    <w:p w:rsidRPr="002F2C9D" w:rsidR="00C24DEF" w:rsidP="00D33E34" w:rsidRDefault="009B2539" w14:paraId="46B8A992" w14:textId="3002DFF4">
      <w:pPr>
        <w:pStyle w:val="abstract"/>
        <w:spacing w:after="0"/>
        <w:ind w:firstLine="0"/>
        <w:rPr>
          <w:lang w:val="en-AU"/>
        </w:rPr>
      </w:pPr>
      <w:r w:rsidRPr="002F2C9D">
        <w:rPr>
          <w:b/>
          <w:bCs/>
          <w:lang w:val="en-AU"/>
        </w:rPr>
        <w:t xml:space="preserve">Abstract. </w:t>
      </w:r>
      <w:r w:rsidRPr="002F2C9D" w:rsidR="005A701C">
        <w:rPr>
          <w:rStyle w:val="normaltextrun"/>
          <w:color w:val="000000"/>
          <w:szCs w:val="18"/>
          <w:shd w:val="clear" w:color="auto" w:fill="FFFFFF"/>
          <w:lang w:val="en-AU"/>
        </w:rPr>
        <w:t xml:space="preserve">Electricity prices are highly sensitive to the available production and transmission capabilities. </w:t>
      </w:r>
      <w:r w:rsidRPr="002F2C9D" w:rsidR="00CA1D9A">
        <w:rPr>
          <w:rStyle w:val="normaltextrun"/>
          <w:color w:val="000000"/>
          <w:szCs w:val="18"/>
          <w:shd w:val="clear" w:color="auto" w:fill="FFFFFF"/>
          <w:lang w:val="en-AU"/>
        </w:rPr>
        <w:t>The ability to forecast energy demand is essential to ensur</w:t>
      </w:r>
      <w:r w:rsidRPr="002F2C9D" w:rsidR="00545B13">
        <w:rPr>
          <w:rStyle w:val="normaltextrun"/>
          <w:color w:val="000000"/>
          <w:szCs w:val="18"/>
          <w:shd w:val="clear" w:color="auto" w:fill="FFFFFF"/>
          <w:lang w:val="en-AU"/>
        </w:rPr>
        <w:t>e</w:t>
      </w:r>
      <w:r w:rsidRPr="002F2C9D" w:rsidR="00CA1D9A">
        <w:rPr>
          <w:rStyle w:val="normaltextrun"/>
          <w:color w:val="000000"/>
          <w:szCs w:val="18"/>
          <w:shd w:val="clear" w:color="auto" w:fill="FFFFFF"/>
          <w:lang w:val="en-AU"/>
        </w:rPr>
        <w:t xml:space="preserve"> the stability of Australia’s electricity grid, and therefore </w:t>
      </w:r>
      <w:r w:rsidRPr="002F2C9D" w:rsidR="00545B13">
        <w:rPr>
          <w:rStyle w:val="normaltextrun"/>
          <w:color w:val="000000"/>
          <w:szCs w:val="18"/>
          <w:shd w:val="clear" w:color="auto" w:fill="FFFFFF"/>
          <w:lang w:val="en-AU"/>
        </w:rPr>
        <w:t>support</w:t>
      </w:r>
      <w:r w:rsidRPr="002F2C9D" w:rsidR="00CA1D9A">
        <w:rPr>
          <w:rStyle w:val="normaltextrun"/>
          <w:color w:val="000000"/>
          <w:szCs w:val="18"/>
          <w:shd w:val="clear" w:color="auto" w:fill="FFFFFF"/>
          <w:lang w:val="en-AU"/>
        </w:rPr>
        <w:t xml:space="preserve"> the Australian economy. In the past, </w:t>
      </w:r>
      <w:r w:rsidRPr="002F2C9D" w:rsidR="000D3039">
        <w:rPr>
          <w:rStyle w:val="normaltextrun"/>
          <w:color w:val="000000"/>
          <w:szCs w:val="18"/>
          <w:shd w:val="clear" w:color="auto" w:fill="FFFFFF"/>
          <w:lang w:val="en-AU"/>
        </w:rPr>
        <w:t>demand forecasting</w:t>
      </w:r>
      <w:r w:rsidRPr="002F2C9D" w:rsidR="00CA1D9A">
        <w:rPr>
          <w:rStyle w:val="normaltextrun"/>
          <w:color w:val="000000"/>
          <w:szCs w:val="18"/>
          <w:shd w:val="clear" w:color="auto" w:fill="FFFFFF"/>
          <w:lang w:val="en-AU"/>
        </w:rPr>
        <w:t xml:space="preserve"> has been done through a combination of econometric (top down) and end-use (bottom-up) modelling approaches</w:t>
      </w:r>
      <w:r w:rsidRPr="002F2C9D" w:rsidR="000D3039">
        <w:rPr>
          <w:rStyle w:val="normaltextrun"/>
          <w:color w:val="000000"/>
          <w:szCs w:val="18"/>
          <w:shd w:val="clear" w:color="auto" w:fill="FFFFFF"/>
          <w:lang w:val="en-AU"/>
        </w:rPr>
        <w:t xml:space="preserve">, as well as </w:t>
      </w:r>
      <w:r w:rsidRPr="002F2C9D" w:rsidR="00CA1D9A">
        <w:rPr>
          <w:rStyle w:val="normaltextrun"/>
          <w:color w:val="000000"/>
          <w:szCs w:val="18"/>
          <w:shd w:val="clear" w:color="auto" w:fill="FFFFFF"/>
          <w:lang w:val="en-AU"/>
        </w:rPr>
        <w:t xml:space="preserve">operator intuition. </w:t>
      </w:r>
      <w:r w:rsidRPr="002F2C9D" w:rsidR="005A701C">
        <w:rPr>
          <w:rStyle w:val="normaltextrun"/>
          <w:color w:val="000000"/>
          <w:szCs w:val="18"/>
          <w:shd w:val="clear" w:color="auto" w:fill="FFFFFF"/>
          <w:lang w:val="en-AU"/>
        </w:rPr>
        <w:t>Recent a</w:t>
      </w:r>
      <w:r w:rsidRPr="002F2C9D" w:rsidR="00CA1D9A">
        <w:rPr>
          <w:rStyle w:val="normaltextrun"/>
          <w:color w:val="000000"/>
          <w:szCs w:val="18"/>
          <w:shd w:val="clear" w:color="auto" w:fill="FFFFFF"/>
          <w:lang w:val="en-AU"/>
        </w:rPr>
        <w:t>dvances in computing</w:t>
      </w:r>
      <w:r w:rsidRPr="002F2C9D" w:rsidR="005A701C">
        <w:rPr>
          <w:rStyle w:val="normaltextrun"/>
          <w:color w:val="000000"/>
          <w:szCs w:val="18"/>
          <w:shd w:val="clear" w:color="auto" w:fill="FFFFFF"/>
          <w:lang w:val="en-AU"/>
        </w:rPr>
        <w:t xml:space="preserve"> and technology</w:t>
      </w:r>
      <w:r w:rsidRPr="002F2C9D" w:rsidR="00CA1D9A">
        <w:rPr>
          <w:rStyle w:val="normaltextrun"/>
          <w:color w:val="000000"/>
          <w:szCs w:val="18"/>
          <w:shd w:val="clear" w:color="auto" w:fill="FFFFFF"/>
          <w:lang w:val="en-AU"/>
        </w:rPr>
        <w:t xml:space="preserve"> </w:t>
      </w:r>
      <w:r w:rsidRPr="002F2C9D" w:rsidR="005A701C">
        <w:rPr>
          <w:rStyle w:val="normaltextrun"/>
          <w:color w:val="000000"/>
          <w:szCs w:val="18"/>
          <w:shd w:val="clear" w:color="auto" w:fill="FFFFFF"/>
          <w:lang w:val="en-AU"/>
        </w:rPr>
        <w:t xml:space="preserve">have made it possible </w:t>
      </w:r>
      <w:r w:rsidRPr="002F2C9D" w:rsidR="005B7870">
        <w:rPr>
          <w:rStyle w:val="normaltextrun"/>
          <w:color w:val="000000"/>
          <w:szCs w:val="18"/>
          <w:shd w:val="clear" w:color="auto" w:fill="FFFFFF"/>
          <w:lang w:val="en-AU"/>
        </w:rPr>
        <w:t xml:space="preserve">to integrate </w:t>
      </w:r>
      <w:r w:rsidRPr="002F2C9D" w:rsidR="005A701C">
        <w:rPr>
          <w:rStyle w:val="normaltextrun"/>
          <w:color w:val="000000"/>
          <w:szCs w:val="18"/>
          <w:shd w:val="clear" w:color="auto" w:fill="FFFFFF"/>
          <w:lang w:val="en-AU"/>
        </w:rPr>
        <w:t>more s</w:t>
      </w:r>
      <w:r w:rsidRPr="002F2C9D" w:rsidR="00CA1D9A">
        <w:rPr>
          <w:rStyle w:val="normaltextrun"/>
          <w:color w:val="000000"/>
          <w:szCs w:val="18"/>
          <w:shd w:val="clear" w:color="auto" w:fill="FFFFFF"/>
          <w:lang w:val="en-AU"/>
        </w:rPr>
        <w:t xml:space="preserve">ophisticated approaches using </w:t>
      </w:r>
      <w:r w:rsidRPr="002F2C9D" w:rsidR="005B7870">
        <w:rPr>
          <w:rStyle w:val="normaltextrun"/>
          <w:color w:val="000000"/>
          <w:szCs w:val="18"/>
          <w:shd w:val="clear" w:color="auto" w:fill="FFFFFF"/>
          <w:lang w:val="en-AU"/>
        </w:rPr>
        <w:t>A</w:t>
      </w:r>
      <w:r w:rsidRPr="002F2C9D" w:rsidR="00CA1D9A">
        <w:rPr>
          <w:rStyle w:val="normaltextrun"/>
          <w:color w:val="000000"/>
          <w:szCs w:val="18"/>
          <w:shd w:val="clear" w:color="auto" w:fill="FFFFFF"/>
          <w:lang w:val="en-AU"/>
        </w:rPr>
        <w:t xml:space="preserve">rtificial </w:t>
      </w:r>
      <w:r w:rsidRPr="002F2C9D" w:rsidR="005B7870">
        <w:rPr>
          <w:rStyle w:val="normaltextrun"/>
          <w:color w:val="000000"/>
          <w:szCs w:val="18"/>
          <w:shd w:val="clear" w:color="auto" w:fill="FFFFFF"/>
          <w:lang w:val="en-AU"/>
        </w:rPr>
        <w:t>I</w:t>
      </w:r>
      <w:r w:rsidRPr="002F2C9D" w:rsidR="00CA1D9A">
        <w:rPr>
          <w:rStyle w:val="normaltextrun"/>
          <w:color w:val="000000"/>
          <w:szCs w:val="18"/>
          <w:shd w:val="clear" w:color="auto" w:fill="FFFFFF"/>
          <w:lang w:val="en-AU"/>
        </w:rPr>
        <w:t>ntelligence (AI)</w:t>
      </w:r>
      <w:r w:rsidRPr="002F2C9D" w:rsidR="000A6BE6">
        <w:rPr>
          <w:rStyle w:val="normaltextrun"/>
          <w:color w:val="000000"/>
          <w:szCs w:val="18"/>
          <w:shd w:val="clear" w:color="auto" w:fill="FFFFFF"/>
          <w:lang w:val="en-AU"/>
        </w:rPr>
        <w:t>, particularly</w:t>
      </w:r>
      <w:r w:rsidRPr="002F2C9D" w:rsidR="007231D6">
        <w:rPr>
          <w:rStyle w:val="normaltextrun"/>
          <w:color w:val="000000"/>
          <w:szCs w:val="18"/>
          <w:shd w:val="clear" w:color="auto" w:fill="FFFFFF"/>
          <w:lang w:val="en-AU"/>
        </w:rPr>
        <w:t xml:space="preserve"> Neural Networks</w:t>
      </w:r>
      <w:r w:rsidRPr="002F2C9D" w:rsidR="000A6BE6">
        <w:rPr>
          <w:rStyle w:val="normaltextrun"/>
          <w:color w:val="000000"/>
          <w:szCs w:val="18"/>
          <w:shd w:val="clear" w:color="auto" w:fill="FFFFFF"/>
          <w:lang w:val="en-AU"/>
        </w:rPr>
        <w:t xml:space="preserve"> and Machine Learning</w:t>
      </w:r>
      <w:r w:rsidRPr="002F2C9D" w:rsidR="007231D6">
        <w:rPr>
          <w:rStyle w:val="normaltextrun"/>
          <w:color w:val="000000"/>
          <w:szCs w:val="18"/>
          <w:shd w:val="clear" w:color="auto" w:fill="FFFFFF"/>
          <w:lang w:val="en-AU"/>
        </w:rPr>
        <w:t xml:space="preserve"> </w:t>
      </w:r>
      <w:r w:rsidRPr="002F2C9D" w:rsidR="005B7870">
        <w:rPr>
          <w:rStyle w:val="normaltextrun"/>
          <w:color w:val="000000"/>
          <w:szCs w:val="18"/>
          <w:shd w:val="clear" w:color="auto" w:fill="FFFFFF"/>
          <w:lang w:val="en-AU"/>
        </w:rPr>
        <w:t xml:space="preserve">which </w:t>
      </w:r>
      <w:r w:rsidRPr="002F2C9D" w:rsidR="00CA1D9A">
        <w:rPr>
          <w:rStyle w:val="normaltextrun"/>
          <w:color w:val="000000"/>
          <w:szCs w:val="18"/>
          <w:shd w:val="clear" w:color="auto" w:fill="FFFFFF"/>
          <w:lang w:val="en-AU"/>
        </w:rPr>
        <w:t xml:space="preserve">can improve the accuracy of existing models. Building on research already conducted on the use of </w:t>
      </w:r>
      <w:r w:rsidRPr="002F2C9D" w:rsidR="007231D6">
        <w:rPr>
          <w:rStyle w:val="normaltextrun"/>
          <w:color w:val="000000"/>
          <w:szCs w:val="18"/>
          <w:shd w:val="clear" w:color="auto" w:fill="FFFFFF"/>
          <w:lang w:val="en-AU"/>
        </w:rPr>
        <w:t>these techniques</w:t>
      </w:r>
      <w:r w:rsidRPr="002F2C9D" w:rsidR="00CA1D9A">
        <w:rPr>
          <w:rStyle w:val="normaltextrun"/>
          <w:color w:val="000000"/>
          <w:szCs w:val="18"/>
          <w:shd w:val="clear" w:color="auto" w:fill="FFFFFF"/>
          <w:lang w:val="en-AU"/>
        </w:rPr>
        <w:t xml:space="preserve"> in forecasting, this project will </w:t>
      </w:r>
      <w:r w:rsidRPr="002F2C9D" w:rsidR="005B7870">
        <w:rPr>
          <w:rStyle w:val="normaltextrun"/>
          <w:color w:val="000000"/>
          <w:szCs w:val="18"/>
          <w:shd w:val="clear" w:color="auto" w:fill="FFFFFF"/>
          <w:lang w:val="en-AU"/>
        </w:rPr>
        <w:t xml:space="preserve">aim to </w:t>
      </w:r>
      <w:r w:rsidRPr="002F2C9D" w:rsidR="00CA1D9A">
        <w:rPr>
          <w:rStyle w:val="normaltextrun"/>
          <w:color w:val="000000"/>
          <w:szCs w:val="18"/>
          <w:shd w:val="clear" w:color="auto" w:fill="FFFFFF"/>
          <w:lang w:val="en-AU"/>
        </w:rPr>
        <w:t>create a new demand</w:t>
      </w:r>
      <w:r w:rsidRPr="002F2C9D" w:rsidR="005B7870">
        <w:rPr>
          <w:rStyle w:val="normaltextrun"/>
          <w:color w:val="000000"/>
          <w:szCs w:val="18"/>
          <w:shd w:val="clear" w:color="auto" w:fill="FFFFFF"/>
          <w:lang w:val="en-AU"/>
        </w:rPr>
        <w:t xml:space="preserve"> </w:t>
      </w:r>
      <w:r w:rsidRPr="002F2C9D" w:rsidR="00CA1D9A">
        <w:rPr>
          <w:rStyle w:val="normaltextrun"/>
          <w:color w:val="000000"/>
          <w:szCs w:val="18"/>
          <w:shd w:val="clear" w:color="auto" w:fill="FFFFFF"/>
          <w:lang w:val="en-AU"/>
        </w:rPr>
        <w:t xml:space="preserve">forecasting model, using </w:t>
      </w:r>
      <w:r w:rsidRPr="002F2C9D" w:rsidR="005B7870">
        <w:rPr>
          <w:rStyle w:val="normaltextrun"/>
          <w:color w:val="000000"/>
          <w:szCs w:val="18"/>
          <w:shd w:val="clear" w:color="auto" w:fill="FFFFFF"/>
          <w:lang w:val="en-AU"/>
        </w:rPr>
        <w:t>past weather data (</w:t>
      </w:r>
      <w:r w:rsidRPr="002F2C9D" w:rsidR="00CA1D9A">
        <w:rPr>
          <w:rStyle w:val="normaltextrun"/>
          <w:color w:val="000000"/>
          <w:szCs w:val="18"/>
          <w:shd w:val="clear" w:color="auto" w:fill="FFFFFF"/>
          <w:lang w:val="en-AU"/>
        </w:rPr>
        <w:t>temperature</w:t>
      </w:r>
      <w:r w:rsidRPr="002F2C9D" w:rsidR="005B7870">
        <w:rPr>
          <w:rStyle w:val="normaltextrun"/>
          <w:color w:val="000000"/>
          <w:szCs w:val="18"/>
          <w:shd w:val="clear" w:color="auto" w:fill="FFFFFF"/>
          <w:lang w:val="en-AU"/>
        </w:rPr>
        <w:t>)</w:t>
      </w:r>
      <w:r w:rsidRPr="002F2C9D" w:rsidR="00CA1D9A">
        <w:rPr>
          <w:rStyle w:val="normaltextrun"/>
          <w:color w:val="000000"/>
          <w:szCs w:val="18"/>
          <w:shd w:val="clear" w:color="auto" w:fill="FFFFFF"/>
          <w:lang w:val="en-AU"/>
        </w:rPr>
        <w:t xml:space="preserve"> and </w:t>
      </w:r>
      <w:r w:rsidRPr="002F2C9D" w:rsidR="005B7870">
        <w:rPr>
          <w:rStyle w:val="normaltextrun"/>
          <w:color w:val="000000"/>
          <w:szCs w:val="18"/>
          <w:shd w:val="clear" w:color="auto" w:fill="FFFFFF"/>
          <w:lang w:val="en-AU"/>
        </w:rPr>
        <w:t xml:space="preserve">past </w:t>
      </w:r>
      <w:r w:rsidRPr="002F2C9D" w:rsidR="00CA1D9A">
        <w:rPr>
          <w:rStyle w:val="normaltextrun"/>
          <w:color w:val="000000"/>
          <w:szCs w:val="18"/>
          <w:shd w:val="clear" w:color="auto" w:fill="FFFFFF"/>
          <w:lang w:val="en-AU"/>
        </w:rPr>
        <w:t xml:space="preserve">demand as inputs. </w:t>
      </w:r>
      <w:r w:rsidRPr="00586443" w:rsidR="005B7870">
        <w:rPr>
          <w:rStyle w:val="normaltextrun"/>
          <w:color w:val="000000"/>
          <w:szCs w:val="18"/>
          <w:shd w:val="clear" w:color="auto" w:fill="FFFFFF"/>
          <w:lang w:val="en-AU"/>
        </w:rPr>
        <w:t>The model will be benchmarked against an existing demand forecast dataset</w:t>
      </w:r>
      <w:r w:rsidRPr="00586443">
        <w:rPr>
          <w:lang w:val="en-AU"/>
        </w:rPr>
        <w:t>.</w:t>
      </w:r>
    </w:p>
    <w:p w:rsidRPr="002F2C9D" w:rsidR="00C24DEF" w:rsidP="00D33E34" w:rsidRDefault="009B2539" w14:paraId="354E0F05" w14:textId="60DFF60F">
      <w:pPr>
        <w:pStyle w:val="keywords"/>
        <w:rPr>
          <w:lang w:val="en-AU"/>
        </w:rPr>
      </w:pPr>
      <w:r w:rsidRPr="5472ABD4">
        <w:rPr>
          <w:b/>
          <w:bCs/>
          <w:lang w:val="en-AU"/>
        </w:rPr>
        <w:t>Keywords:</w:t>
      </w:r>
      <w:r w:rsidRPr="5472ABD4">
        <w:rPr>
          <w:lang w:val="en-AU"/>
        </w:rPr>
        <w:t xml:space="preserve"> </w:t>
      </w:r>
      <w:r w:rsidRPr="5472ABD4" w:rsidR="00E17A91">
        <w:rPr>
          <w:lang w:val="en-AU"/>
        </w:rPr>
        <w:t>Demand Forecasting</w:t>
      </w:r>
      <w:r w:rsidRPr="5472ABD4">
        <w:rPr>
          <w:lang w:val="en-AU"/>
        </w:rPr>
        <w:t xml:space="preserve">, </w:t>
      </w:r>
      <w:r w:rsidRPr="5472ABD4" w:rsidR="00E17A91">
        <w:rPr>
          <w:lang w:val="en-AU"/>
        </w:rPr>
        <w:t>Neu</w:t>
      </w:r>
      <w:r w:rsidR="002F348B">
        <w:rPr>
          <w:lang w:val="en-AU"/>
        </w:rPr>
        <w:t>r</w:t>
      </w:r>
      <w:r w:rsidRPr="5472ABD4" w:rsidR="00E17A91">
        <w:rPr>
          <w:lang w:val="en-AU"/>
        </w:rPr>
        <w:t>al Networks</w:t>
      </w:r>
      <w:r w:rsidRPr="5472ABD4">
        <w:rPr>
          <w:lang w:val="en-AU"/>
        </w:rPr>
        <w:t>, Random Forest, Machine Learning, Time Series Prediction.</w:t>
      </w:r>
    </w:p>
    <w:p w:rsidRPr="002F2C9D" w:rsidR="00184EBB" w:rsidP="00C24DEF" w:rsidRDefault="00184EBB" w14:paraId="22610AA0" w14:textId="596A1FE4">
      <w:pPr>
        <w:pStyle w:val="heading1"/>
        <w:rPr>
          <w:lang w:val="en-AU"/>
        </w:rPr>
      </w:pPr>
      <w:r w:rsidRPr="002F2C9D">
        <w:rPr>
          <w:lang w:val="en-AU"/>
        </w:rPr>
        <w:t>Introduction</w:t>
      </w:r>
    </w:p>
    <w:p w:rsidRPr="002F2C9D" w:rsidR="00184EBB" w:rsidP="6F94B4FB" w:rsidRDefault="00FB3482" w14:paraId="3D07F6FE" w14:textId="19345475">
      <w:pPr>
        <w:pStyle w:val="p1a"/>
        <w:rPr>
          <w:b/>
          <w:bCs/>
          <w:lang w:val="en-AU"/>
        </w:rPr>
      </w:pPr>
      <w:r w:rsidRPr="002F2C9D">
        <w:rPr>
          <w:b/>
          <w:bCs/>
          <w:lang w:val="en-AU"/>
        </w:rPr>
        <w:t>1.1 Introduction</w:t>
      </w:r>
    </w:p>
    <w:p w:rsidRPr="002F2C9D" w:rsidR="00184EBB" w:rsidP="00184EBB" w:rsidRDefault="00184EBB" w14:paraId="6DAD7137" w14:textId="687D334A">
      <w:pPr>
        <w:pStyle w:val="p1a"/>
        <w:rPr>
          <w:lang w:val="en-AU"/>
        </w:rPr>
      </w:pPr>
    </w:p>
    <w:p w:rsidRPr="00605137" w:rsidR="007D7B63" w:rsidP="00184EBB" w:rsidRDefault="008B61CA" w14:paraId="6C22EA2E" w14:textId="23945775">
      <w:pPr>
        <w:pStyle w:val="p1a"/>
        <w:rPr>
          <w:lang w:val="en-AU"/>
        </w:rPr>
      </w:pPr>
      <w:r w:rsidRPr="002F2C9D">
        <w:rPr>
          <w:lang w:val="en-AU"/>
        </w:rPr>
        <w:t xml:space="preserve">Energy is </w:t>
      </w:r>
      <w:r w:rsidRPr="00605137" w:rsidR="007D7B63">
        <w:rPr>
          <w:lang w:val="en-AU"/>
        </w:rPr>
        <w:t>critical to</w:t>
      </w:r>
      <w:r w:rsidRPr="00605137">
        <w:rPr>
          <w:lang w:val="en-AU"/>
        </w:rPr>
        <w:t xml:space="preserve"> the economic and social development of any </w:t>
      </w:r>
      <w:r w:rsidRPr="00605137" w:rsidR="007D7B63">
        <w:rPr>
          <w:lang w:val="en-AU"/>
        </w:rPr>
        <w:t>country</w:t>
      </w:r>
      <w:r w:rsidRPr="00605137">
        <w:rPr>
          <w:lang w:val="en-AU"/>
        </w:rPr>
        <w:t>.</w:t>
      </w:r>
      <w:r w:rsidRPr="00605137" w:rsidR="007D7B63">
        <w:rPr>
          <w:lang w:val="en-AU"/>
        </w:rPr>
        <w:t xml:space="preserve"> A reliable mix of energy sources, available at stable prices, can significantly improve a country’s economic outlook and even social stability (</w:t>
      </w:r>
      <w:r w:rsidRPr="00605137" w:rsidR="007D7B63">
        <w:rPr>
          <w:shd w:val="clear" w:color="auto" w:fill="FFFFFF"/>
        </w:rPr>
        <w:t>Knez, Šimić, Milovanović 2022).</w:t>
      </w:r>
    </w:p>
    <w:p w:rsidRPr="00605137" w:rsidR="007D7B63" w:rsidP="00184EBB" w:rsidRDefault="007D7B63" w14:paraId="2753E8DE" w14:textId="0D8F8ACC">
      <w:pPr>
        <w:pStyle w:val="p1a"/>
        <w:rPr>
          <w:lang w:val="en-AU"/>
        </w:rPr>
      </w:pPr>
    </w:p>
    <w:p w:rsidRPr="00605137" w:rsidR="00783AD8" w:rsidP="00783AD8" w:rsidRDefault="007D7B63" w14:paraId="0C78825A" w14:textId="1D54814A">
      <w:pPr>
        <w:pStyle w:val="p1a"/>
        <w:rPr>
          <w:lang w:val="en-AU"/>
        </w:rPr>
      </w:pPr>
      <w:r w:rsidRPr="00605137">
        <w:rPr>
          <w:lang w:val="en-AU"/>
        </w:rPr>
        <w:t xml:space="preserve">Electricity is a key pillar of modern energy supply, as it can be delivered instantly over a wide area, and a wide range of items at all sizes and costs can be configured to use it. It can also be generated using a wide range of fuels, including </w:t>
      </w:r>
      <w:r w:rsidRPr="00605137" w:rsidR="00783AD8">
        <w:rPr>
          <w:lang w:val="en-AU"/>
        </w:rPr>
        <w:t>renewable sources, making it an important element in the fight against climate change.</w:t>
      </w:r>
      <w:r w:rsidRPr="00605137">
        <w:rPr>
          <w:lang w:val="en-AU"/>
        </w:rPr>
        <w:t xml:space="preserve"> </w:t>
      </w:r>
      <w:r w:rsidRPr="00605137" w:rsidR="00783AD8">
        <w:rPr>
          <w:lang w:val="en-AU"/>
        </w:rPr>
        <w:t>(Sims 2004).</w:t>
      </w:r>
    </w:p>
    <w:p w:rsidRPr="00605137" w:rsidR="00783AD8" w:rsidP="00783AD8" w:rsidRDefault="00783AD8" w14:paraId="4DF0B465" w14:textId="26456F98">
      <w:pPr>
        <w:rPr>
          <w:sz w:val="20"/>
          <w:szCs w:val="20"/>
          <w:lang w:eastAsia="en-US"/>
        </w:rPr>
      </w:pPr>
    </w:p>
    <w:p w:rsidR="00783AD8" w:rsidP="00783AD8" w:rsidRDefault="00783AD8" w14:paraId="50D6D915" w14:textId="23AB8BF5">
      <w:pPr>
        <w:rPr>
          <w:sz w:val="20"/>
          <w:szCs w:val="20"/>
          <w:lang w:eastAsia="en-US"/>
        </w:rPr>
      </w:pPr>
      <w:r w:rsidRPr="00605137">
        <w:rPr>
          <w:sz w:val="20"/>
          <w:szCs w:val="20"/>
          <w:lang w:eastAsia="en-US"/>
        </w:rPr>
        <w:t>However, unlike many other forms of energy, electricity g</w:t>
      </w:r>
      <w:r>
        <w:rPr>
          <w:sz w:val="20"/>
          <w:szCs w:val="20"/>
          <w:lang w:eastAsia="en-US"/>
        </w:rPr>
        <w:t xml:space="preserve">enerally must be consumed the instant it is generated. It cannot currently be stored at large scales in any economic way. Therefore, a mismatch between the supply of electricity (which often takes hours to increase or decrease, by adding or subtracting generation capacity) and </w:t>
      </w:r>
      <w:r>
        <w:rPr>
          <w:sz w:val="20"/>
          <w:szCs w:val="20"/>
          <w:lang w:eastAsia="en-US"/>
        </w:rPr>
        <w:lastRenderedPageBreak/>
        <w:t>demand for electricity</w:t>
      </w:r>
      <w:r w:rsidR="0089643D">
        <w:rPr>
          <w:sz w:val="20"/>
          <w:szCs w:val="20"/>
          <w:lang w:eastAsia="en-US"/>
        </w:rPr>
        <w:t xml:space="preserve">, </w:t>
      </w:r>
      <w:r>
        <w:rPr>
          <w:sz w:val="20"/>
          <w:szCs w:val="20"/>
          <w:lang w:eastAsia="en-US"/>
        </w:rPr>
        <w:t>which can change very quickly</w:t>
      </w:r>
      <w:r w:rsidR="003D0241">
        <w:rPr>
          <w:sz w:val="20"/>
          <w:szCs w:val="20"/>
          <w:lang w:eastAsia="en-US"/>
        </w:rPr>
        <w:t>, is extremely costly</w:t>
      </w:r>
      <w:r w:rsidR="0089643D">
        <w:rPr>
          <w:sz w:val="20"/>
          <w:szCs w:val="20"/>
          <w:lang w:eastAsia="en-US"/>
        </w:rPr>
        <w:t xml:space="preserve">. Indeed, electrical grids can suffer from something as simple as a </w:t>
      </w:r>
      <w:r w:rsidR="003D0241">
        <w:rPr>
          <w:sz w:val="20"/>
          <w:szCs w:val="20"/>
          <w:lang w:eastAsia="en-US"/>
        </w:rPr>
        <w:t>widely watched</w:t>
      </w:r>
      <w:r w:rsidR="0089643D">
        <w:rPr>
          <w:sz w:val="20"/>
          <w:szCs w:val="20"/>
          <w:lang w:eastAsia="en-US"/>
        </w:rPr>
        <w:t xml:space="preserve"> television program ending, after which people at home start using electrical appliances at the same time (BBC, 2007)</w:t>
      </w:r>
      <w:r w:rsidR="005472C4">
        <w:rPr>
          <w:sz w:val="20"/>
          <w:szCs w:val="20"/>
          <w:lang w:eastAsia="en-US"/>
        </w:rPr>
        <w:t>.</w:t>
      </w:r>
    </w:p>
    <w:p w:rsidR="005472C4" w:rsidP="00783AD8" w:rsidRDefault="005472C4" w14:paraId="564978A0" w14:textId="5BA5764E">
      <w:pPr>
        <w:rPr>
          <w:sz w:val="20"/>
          <w:szCs w:val="20"/>
          <w:lang w:eastAsia="en-US"/>
        </w:rPr>
      </w:pPr>
    </w:p>
    <w:p w:rsidR="007D7B63" w:rsidP="005472C4" w:rsidRDefault="005472C4" w14:paraId="28C4B423" w14:textId="6A6D0EE5">
      <w:pPr>
        <w:rPr>
          <w:sz w:val="20"/>
          <w:szCs w:val="20"/>
          <w:lang w:eastAsia="en-US"/>
        </w:rPr>
      </w:pPr>
      <w:r>
        <w:rPr>
          <w:sz w:val="20"/>
          <w:szCs w:val="20"/>
          <w:lang w:eastAsia="en-US"/>
        </w:rPr>
        <w:t>Therefore, accurate short- and medium-term forecasts of electricity demand are critical for system stability as well as maintaining reasonably constant prices. These forecasts can be used by system operators such as the Australian Energy Market Operator, who can then direct energy generators or large industrial customers to act differently, as well as the generators themselves, who can add or remove capacity, or place capacity on standby (</w:t>
      </w:r>
      <w:proofErr w:type="spellStart"/>
      <w:r>
        <w:rPr>
          <w:sz w:val="20"/>
          <w:szCs w:val="20"/>
          <w:lang w:eastAsia="en-US"/>
        </w:rPr>
        <w:t>Wonhas</w:t>
      </w:r>
      <w:proofErr w:type="spellEnd"/>
      <w:r>
        <w:rPr>
          <w:sz w:val="20"/>
          <w:szCs w:val="20"/>
          <w:lang w:eastAsia="en-US"/>
        </w:rPr>
        <w:t xml:space="preserve"> 2022).</w:t>
      </w:r>
    </w:p>
    <w:p w:rsidR="005472C4" w:rsidP="00605137" w:rsidRDefault="005472C4" w14:paraId="74E15841" w14:textId="77777777"/>
    <w:p w:rsidRPr="00605137" w:rsidR="00FB3482" w:rsidP="005472C4" w:rsidRDefault="00A36C76" w14:paraId="6FFB4442" w14:textId="4FCA51D3">
      <w:pPr>
        <w:pStyle w:val="p1a"/>
        <w:rPr>
          <w:lang w:val="en-AU"/>
        </w:rPr>
      </w:pPr>
      <w:r w:rsidRPr="4DCCAEFB">
        <w:rPr>
          <w:lang w:val="en-AU"/>
        </w:rPr>
        <w:t xml:space="preserve">Given the importance of accurate forecasts, a huge number of studies on forecasting methods have been conducted since early 1970s. </w:t>
      </w:r>
      <w:r w:rsidRPr="4DCCAEFB" w:rsidR="00B8598F">
        <w:rPr>
          <w:lang w:val="en-AU"/>
        </w:rPr>
        <w:t>However, f</w:t>
      </w:r>
      <w:r w:rsidRPr="4DCCAEFB" w:rsidR="00FB3482">
        <w:rPr>
          <w:lang w:val="en-AU"/>
        </w:rPr>
        <w:t>orecasting energy usage has proven to be challenging</w:t>
      </w:r>
      <w:r w:rsidRPr="4DCCAEFB" w:rsidR="00B8598F">
        <w:rPr>
          <w:lang w:val="en-AU"/>
        </w:rPr>
        <w:t>;</w:t>
      </w:r>
      <w:r w:rsidRPr="4DCCAEFB" w:rsidR="00FB3482">
        <w:rPr>
          <w:lang w:val="en-AU"/>
        </w:rPr>
        <w:t xml:space="preserve"> long-term forecasts in the United States were </w:t>
      </w:r>
      <w:r w:rsidRPr="4DCCAEFB" w:rsidR="003D0241">
        <w:rPr>
          <w:lang w:val="en-AU"/>
        </w:rPr>
        <w:t xml:space="preserve">calculated to be </w:t>
      </w:r>
      <w:r w:rsidRPr="4DCCAEFB" w:rsidR="00FB3482">
        <w:rPr>
          <w:lang w:val="en-AU"/>
        </w:rPr>
        <w:t>more than twice the actual rates due to underestimating uncertainties in input data</w:t>
      </w:r>
      <w:r w:rsidRPr="4DCCAEFB" w:rsidR="00B8598F">
        <w:rPr>
          <w:lang w:val="en-AU"/>
        </w:rPr>
        <w:t xml:space="preserve"> (Armstrong 2001)</w:t>
      </w:r>
      <w:r w:rsidRPr="4DCCAEFB" w:rsidR="00FB3482">
        <w:rPr>
          <w:lang w:val="en-AU"/>
        </w:rPr>
        <w:t>.</w:t>
      </w:r>
      <w:r w:rsidRPr="4DCCAEFB" w:rsidR="009B36DB">
        <w:rPr>
          <w:lang w:val="en-AU"/>
        </w:rPr>
        <w:t xml:space="preserve"> </w:t>
      </w:r>
      <w:r w:rsidRPr="4DCCAEFB" w:rsidR="00FB116D">
        <w:rPr>
          <w:lang w:val="en-AU"/>
        </w:rPr>
        <w:t>Recently</w:t>
      </w:r>
      <w:r w:rsidRPr="4DCCAEFB" w:rsidR="003D0241">
        <w:rPr>
          <w:lang w:val="en-AU"/>
        </w:rPr>
        <w:t>,</w:t>
      </w:r>
      <w:r w:rsidRPr="4DCCAEFB" w:rsidR="00FB116D">
        <w:rPr>
          <w:lang w:val="en-AU"/>
        </w:rPr>
        <w:t xml:space="preserve"> forecasting models that provide a single valued output for forecasted energy demand have come under criticism due to their inherent inaccuracy, resulting from the chaotic nature of most standard model inputs, such as temperature and weather data (AEMO 2020). Artificial Intelligence (AI) energy forecasting models have started to gain popularity because of their ability to process time series data and capability to deal with noise data. </w:t>
      </w:r>
      <w:r w:rsidRPr="4DCCAEFB" w:rsidR="00FB3482">
        <w:rPr>
          <w:lang w:val="en-AU"/>
        </w:rPr>
        <w:t>Probabilistic Load Forecasting (PLF) is an approach that provides a range of different forecasts with their prescribed probabilities and has been accepted as providing greater utility than a single point forecast model.</w:t>
      </w:r>
    </w:p>
    <w:p w:rsidRPr="00605137" w:rsidR="005472C4" w:rsidP="00605137" w:rsidRDefault="005472C4" w14:paraId="42A9C834" w14:textId="77777777">
      <w:pPr>
        <w:rPr>
          <w:sz w:val="20"/>
          <w:szCs w:val="20"/>
          <w:lang w:eastAsia="en-US"/>
        </w:rPr>
      </w:pPr>
    </w:p>
    <w:p w:rsidRPr="00605137" w:rsidR="00FB3482" w:rsidP="00FB3482" w:rsidRDefault="00D5332C" w14:paraId="192E2A97" w14:textId="3F1DFAFD">
      <w:pPr>
        <w:rPr>
          <w:sz w:val="20"/>
          <w:szCs w:val="20"/>
        </w:rPr>
      </w:pPr>
      <w:r w:rsidRPr="00605137">
        <w:rPr>
          <w:sz w:val="20"/>
          <w:szCs w:val="20"/>
        </w:rPr>
        <w:t xml:space="preserve">This report aims to create an accurate energy demand forecasting model based on AI techniques. </w:t>
      </w:r>
      <w:r w:rsidRPr="00605137" w:rsidR="00340BEF">
        <w:rPr>
          <w:sz w:val="20"/>
          <w:szCs w:val="20"/>
        </w:rPr>
        <w:t xml:space="preserve">In particular, the report will highlight two techniques – machine learning and neural networks. </w:t>
      </w:r>
      <w:r w:rsidRPr="00605137">
        <w:rPr>
          <w:sz w:val="20"/>
          <w:szCs w:val="20"/>
        </w:rPr>
        <w:t xml:space="preserve">We will be looking at past electricity demand data and past weather data from New South Wales as potential inputs of the model. A more concentrated dataset </w:t>
      </w:r>
      <w:r w:rsidRPr="00605137" w:rsidR="00340BEF">
        <w:rPr>
          <w:sz w:val="20"/>
          <w:szCs w:val="20"/>
        </w:rPr>
        <w:t xml:space="preserve">like the one in this report </w:t>
      </w:r>
      <w:r w:rsidRPr="00605137">
        <w:rPr>
          <w:sz w:val="20"/>
          <w:szCs w:val="20"/>
        </w:rPr>
        <w:t xml:space="preserve">will enable us to determine the appropriate modelling technique without having to take other factors like </w:t>
      </w:r>
      <w:r w:rsidRPr="00605137" w:rsidR="00340BEF">
        <w:rPr>
          <w:sz w:val="20"/>
          <w:szCs w:val="20"/>
        </w:rPr>
        <w:t>location into consideration.</w:t>
      </w:r>
    </w:p>
    <w:p w:rsidRPr="002F2C9D" w:rsidR="6F94B4FB" w:rsidP="6F94B4FB" w:rsidRDefault="6F94B4FB" w14:paraId="56C356DA" w14:textId="5453BD61"/>
    <w:p w:rsidRPr="002F2C9D" w:rsidR="6F94B4FB" w:rsidP="6F94B4FB" w:rsidRDefault="6F94B4FB" w14:paraId="5390E657" w14:textId="5C858DB6">
      <w:r w:rsidRPr="002F2C9D">
        <w:rPr>
          <w:b/>
          <w:bCs/>
        </w:rPr>
        <w:t>1.2 Intended clients and desired outputs</w:t>
      </w:r>
    </w:p>
    <w:p w:rsidRPr="002F2C9D" w:rsidR="6F94B4FB" w:rsidP="6F94B4FB" w:rsidRDefault="6F94B4FB" w14:paraId="774114AD" w14:textId="6543894C">
      <w:pPr>
        <w:rPr>
          <w:b/>
          <w:bCs/>
        </w:rPr>
      </w:pPr>
    </w:p>
    <w:p w:rsidRPr="00605137" w:rsidR="6F94B4FB" w:rsidP="6F94B4FB" w:rsidRDefault="00A34EC0" w14:paraId="4C536345" w14:textId="63A08F12">
      <w:pPr>
        <w:rPr>
          <w:sz w:val="20"/>
          <w:szCs w:val="20"/>
        </w:rPr>
      </w:pPr>
      <w:r w:rsidRPr="00605137">
        <w:rPr>
          <w:sz w:val="20"/>
          <w:szCs w:val="20"/>
        </w:rPr>
        <w:t xml:space="preserve">The predicted results from </w:t>
      </w:r>
      <w:r w:rsidRPr="00605137" w:rsidR="000E71F3">
        <w:rPr>
          <w:sz w:val="20"/>
          <w:szCs w:val="20"/>
        </w:rPr>
        <w:t>a demand</w:t>
      </w:r>
      <w:r w:rsidRPr="00605137">
        <w:rPr>
          <w:sz w:val="20"/>
          <w:szCs w:val="20"/>
        </w:rPr>
        <w:t xml:space="preserve"> forecast model </w:t>
      </w:r>
      <w:r w:rsidRPr="00605137" w:rsidR="000E71F3">
        <w:rPr>
          <w:sz w:val="20"/>
          <w:szCs w:val="20"/>
        </w:rPr>
        <w:t>are</w:t>
      </w:r>
      <w:r w:rsidRPr="00605137">
        <w:rPr>
          <w:sz w:val="20"/>
          <w:szCs w:val="20"/>
        </w:rPr>
        <w:t xml:space="preserve"> intended to benefit </w:t>
      </w:r>
      <w:r w:rsidRPr="00605137" w:rsidR="003D0241">
        <w:rPr>
          <w:sz w:val="20"/>
          <w:szCs w:val="20"/>
        </w:rPr>
        <w:t>several</w:t>
      </w:r>
      <w:r w:rsidRPr="00605137">
        <w:rPr>
          <w:sz w:val="20"/>
          <w:szCs w:val="20"/>
        </w:rPr>
        <w:t xml:space="preserve"> clients</w:t>
      </w:r>
      <w:r w:rsidRPr="00605137" w:rsidR="000E71F3">
        <w:rPr>
          <w:sz w:val="20"/>
          <w:szCs w:val="20"/>
        </w:rPr>
        <w:t xml:space="preserve">. </w:t>
      </w:r>
      <w:proofErr w:type="gramStart"/>
      <w:r w:rsidRPr="00605137" w:rsidR="000E71F3">
        <w:rPr>
          <w:sz w:val="20"/>
          <w:szCs w:val="20"/>
        </w:rPr>
        <w:t>In order to</w:t>
      </w:r>
      <w:proofErr w:type="gramEnd"/>
      <w:r w:rsidRPr="00605137" w:rsidR="000E71F3">
        <w:rPr>
          <w:sz w:val="20"/>
          <w:szCs w:val="20"/>
        </w:rPr>
        <w:t xml:space="preserve"> identify these potential clients and their needs, we interviewed a former senior official at Australian Energy Market Operator (AEMO). Based on those findings, this report aims to target three classes of clients who might be interested in the model: </w:t>
      </w:r>
    </w:p>
    <w:p w:rsidRPr="00605137" w:rsidR="6F94B4FB" w:rsidP="000E71F3" w:rsidRDefault="6F94B4FB" w14:paraId="5F4B152C" w14:textId="5D37159F">
      <w:pPr>
        <w:pStyle w:val="numitem"/>
        <w:rPr>
          <w:lang w:val="en-AU"/>
        </w:rPr>
      </w:pPr>
      <w:r w:rsidRPr="00605137">
        <w:rPr>
          <w:lang w:val="en-AU"/>
        </w:rPr>
        <w:t>Market operators such as AEMO—forecasts ranging from one day to one week. They will use these forecasts to anticipate and avoid mismatches between supply and demand, for example by deferring power-plant maintenance or asking a large customer to go offline.</w:t>
      </w:r>
    </w:p>
    <w:p w:rsidRPr="00605137" w:rsidR="6F94B4FB" w:rsidP="000E71F3" w:rsidRDefault="6F94B4FB" w14:paraId="07674931" w14:textId="25454ADB">
      <w:pPr>
        <w:pStyle w:val="numitem"/>
        <w:rPr>
          <w:lang w:val="en-AU"/>
        </w:rPr>
      </w:pPr>
      <w:r w:rsidRPr="00605137">
        <w:rPr>
          <w:lang w:val="en-AU"/>
        </w:rPr>
        <w:lastRenderedPageBreak/>
        <w:t>Generators—forecasts ranging from 0.5 to 8 hours. Coal generators can ramp up output when required, given notice of several hours; gas generators require a time frame that is generally shorter (and can be as short as 5 minutes).</w:t>
      </w:r>
    </w:p>
    <w:p w:rsidRPr="00605137" w:rsidR="6F94B4FB" w:rsidP="000E71F3" w:rsidRDefault="6F94B4FB" w14:paraId="4AD294B1" w14:textId="5965C81C">
      <w:pPr>
        <w:pStyle w:val="numitem"/>
        <w:rPr>
          <w:lang w:val="en-AU"/>
        </w:rPr>
      </w:pPr>
      <w:r w:rsidRPr="00605137">
        <w:rPr>
          <w:lang w:val="en-AU"/>
        </w:rPr>
        <w:t xml:space="preserve">Traders—forecasts of any time frame. </w:t>
      </w:r>
      <w:proofErr w:type="gramStart"/>
      <w:r w:rsidRPr="00605137">
        <w:rPr>
          <w:lang w:val="en-AU"/>
        </w:rPr>
        <w:t>A number of</w:t>
      </w:r>
      <w:proofErr w:type="gramEnd"/>
      <w:r w:rsidRPr="00605137">
        <w:rPr>
          <w:lang w:val="en-AU"/>
        </w:rPr>
        <w:t xml:space="preserve"> parties trade electricity on the wholesale market, seeking to anticipate price movements. There are a variety of electricity contracts that make it possible to trade across many different time scales; the key factor is less the timescale and more the accuracy of the model, as trading is profitable only when the trader has better information than the </w:t>
      </w:r>
      <w:proofErr w:type="gramStart"/>
      <w:r w:rsidRPr="00605137">
        <w:rPr>
          <w:lang w:val="en-AU"/>
        </w:rPr>
        <w:t>market as a whole</w:t>
      </w:r>
      <w:proofErr w:type="gramEnd"/>
      <w:r w:rsidRPr="00605137">
        <w:rPr>
          <w:lang w:val="en-AU"/>
        </w:rPr>
        <w:t>.</w:t>
      </w:r>
    </w:p>
    <w:p w:rsidRPr="002F2C9D" w:rsidR="00184EBB" w:rsidP="00184EBB" w:rsidRDefault="00184EBB" w14:paraId="509F2CE3" w14:textId="25413D73">
      <w:pPr>
        <w:pStyle w:val="heading1"/>
        <w:rPr>
          <w:lang w:val="en-AU"/>
        </w:rPr>
      </w:pPr>
      <w:r w:rsidRPr="002F2C9D">
        <w:rPr>
          <w:lang w:val="en-AU"/>
        </w:rPr>
        <w:t>Literature Review</w:t>
      </w:r>
    </w:p>
    <w:p w:rsidRPr="00605137" w:rsidR="00D3590D" w:rsidP="00D3590D" w:rsidRDefault="00D3590D" w14:paraId="1832252B" w14:textId="30775A81">
      <w:pPr>
        <w:pStyle w:val="p1a"/>
        <w:rPr>
          <w:lang w:val="en-AU"/>
        </w:rPr>
      </w:pPr>
      <w:r w:rsidRPr="00605137">
        <w:rPr>
          <w:lang w:val="en-AU"/>
        </w:rPr>
        <w:t xml:space="preserve">As electricity demand forecasting has attracted a widespread interest from several practitioners around the globe, there is a </w:t>
      </w:r>
      <w:r w:rsidRPr="00605137" w:rsidR="000741D4">
        <w:rPr>
          <w:lang w:val="en-AU"/>
        </w:rPr>
        <w:t xml:space="preserve">variety of </w:t>
      </w:r>
      <w:r w:rsidRPr="00605137">
        <w:rPr>
          <w:lang w:val="en-AU"/>
        </w:rPr>
        <w:t>approaches</w:t>
      </w:r>
      <w:r w:rsidRPr="00605137" w:rsidR="000741D4">
        <w:rPr>
          <w:lang w:val="en-AU"/>
        </w:rPr>
        <w:t xml:space="preserve"> including statistical and artificial intelligence (AI) being used</w:t>
      </w:r>
      <w:r w:rsidRPr="00605137" w:rsidR="00B24C2D">
        <w:rPr>
          <w:lang w:val="en-AU"/>
        </w:rPr>
        <w:t>,</w:t>
      </w:r>
      <w:r w:rsidRPr="00605137" w:rsidR="000741D4">
        <w:rPr>
          <w:lang w:val="en-AU"/>
        </w:rPr>
        <w:t xml:space="preserve"> including:</w:t>
      </w:r>
    </w:p>
    <w:p w:rsidRPr="00605137" w:rsidR="00184EBB" w:rsidP="00D3590D" w:rsidRDefault="000741D4" w14:paraId="52DF32DA" w14:textId="1A9688F0">
      <w:pPr>
        <w:pStyle w:val="bulletitem"/>
        <w:rPr>
          <w:lang w:val="en-AU"/>
        </w:rPr>
      </w:pPr>
      <w:r w:rsidRPr="4DCCAEFB">
        <w:rPr>
          <w:lang w:val="en-AU"/>
        </w:rPr>
        <w:t>Time series methods</w:t>
      </w:r>
      <w:r w:rsidR="00201ECB">
        <w:rPr>
          <w:lang w:val="en-AU"/>
        </w:rPr>
        <w:t xml:space="preserve"> </w:t>
      </w:r>
      <w:r w:rsidRPr="4DCCAEFB">
        <w:rPr>
          <w:lang w:val="en-AU"/>
        </w:rPr>
        <w:t>which implement autoregressive</w:t>
      </w:r>
      <w:r w:rsidRPr="4DCCAEFB" w:rsidR="00D3590D">
        <w:rPr>
          <w:lang w:val="en-AU"/>
        </w:rPr>
        <w:t xml:space="preserve"> integrated</w:t>
      </w:r>
      <w:r w:rsidRPr="4DCCAEFB">
        <w:rPr>
          <w:lang w:val="en-AU"/>
        </w:rPr>
        <w:t xml:space="preserve"> moving average with exogenous variables (ARIMAX) for energy forecasting. (Bennet, Stewart &amp; Lu (2014). This is the most used time series model as it can use temperature and time of day as inputs.</w:t>
      </w:r>
    </w:p>
    <w:p w:rsidRPr="00605137" w:rsidR="000741D4" w:rsidP="00D3590D" w:rsidRDefault="000741D4" w14:paraId="0696B7F5" w14:textId="3EF0FF30">
      <w:pPr>
        <w:pStyle w:val="bulletitem"/>
        <w:rPr>
          <w:lang w:val="en-AU"/>
        </w:rPr>
      </w:pPr>
      <w:r w:rsidRPr="4DCCAEFB">
        <w:rPr>
          <w:lang w:val="en-AU"/>
        </w:rPr>
        <w:t>Artificial neural network</w:t>
      </w:r>
      <w:r w:rsidRPr="4DCCAEFB" w:rsidR="00D3590D">
        <w:rPr>
          <w:lang w:val="en-AU"/>
        </w:rPr>
        <w:t xml:space="preserve"> (ANN)</w:t>
      </w:r>
      <w:r w:rsidRPr="4DCCAEFB">
        <w:rPr>
          <w:lang w:val="en-AU"/>
        </w:rPr>
        <w:t xml:space="preserve"> models (</w:t>
      </w:r>
      <w:proofErr w:type="spellStart"/>
      <w:r w:rsidRPr="4DCCAEFB">
        <w:rPr>
          <w:lang w:val="en-AU"/>
        </w:rPr>
        <w:t>Bakirtizis</w:t>
      </w:r>
      <w:proofErr w:type="spellEnd"/>
      <w:r w:rsidRPr="4DCCAEFB">
        <w:rPr>
          <w:lang w:val="en-AU"/>
        </w:rPr>
        <w:t xml:space="preserve">, Petridis &amp; </w:t>
      </w:r>
      <w:proofErr w:type="spellStart"/>
      <w:r w:rsidRPr="4DCCAEFB">
        <w:rPr>
          <w:lang w:val="en-AU"/>
        </w:rPr>
        <w:t>Kiartzis</w:t>
      </w:r>
      <w:proofErr w:type="spellEnd"/>
      <w:r w:rsidRPr="4DCCAEFB">
        <w:rPr>
          <w:lang w:val="en-AU"/>
        </w:rPr>
        <w:t xml:space="preserve"> 1996) using historic data to forecast several days ahead. These models [6] create a PLF output (which is preferred) with best accuracies</w:t>
      </w:r>
      <w:r w:rsidRPr="4DCCAEFB" w:rsidR="00D3590D">
        <w:rPr>
          <w:lang w:val="en-AU"/>
        </w:rPr>
        <w:t xml:space="preserve"> for</w:t>
      </w:r>
      <w:r w:rsidRPr="4DCCAEFB">
        <w:rPr>
          <w:lang w:val="en-AU"/>
        </w:rPr>
        <w:t xml:space="preserve"> one day ahead</w:t>
      </w:r>
      <w:r w:rsidRPr="4DCCAEFB" w:rsidR="00D3590D">
        <w:rPr>
          <w:lang w:val="en-AU"/>
        </w:rPr>
        <w:t xml:space="preserve"> predictions</w:t>
      </w:r>
      <w:r w:rsidRPr="4DCCAEFB">
        <w:rPr>
          <w:lang w:val="en-AU"/>
        </w:rPr>
        <w:t>.</w:t>
      </w:r>
    </w:p>
    <w:p w:rsidR="000741D4" w:rsidP="00D3590D" w:rsidRDefault="000741D4" w14:paraId="74C8B2C1" w14:textId="33521E28">
      <w:pPr>
        <w:pStyle w:val="bulletitem"/>
        <w:rPr>
          <w:lang w:val="en-AU"/>
        </w:rPr>
      </w:pPr>
      <w:r w:rsidRPr="4DCCAEFB">
        <w:rPr>
          <w:lang w:val="en-AU"/>
        </w:rPr>
        <w:t>Support vector machines</w:t>
      </w:r>
      <w:r w:rsidRPr="4DCCAEFB" w:rsidR="0073146F">
        <w:rPr>
          <w:lang w:val="en-AU"/>
        </w:rPr>
        <w:t xml:space="preserve"> (SVM)</w:t>
      </w:r>
      <w:r w:rsidRPr="4DCCAEFB">
        <w:rPr>
          <w:lang w:val="en-AU"/>
        </w:rPr>
        <w:t xml:space="preserve"> which have been used in short-term forecasting and can achieve superior results to </w:t>
      </w:r>
      <w:r w:rsidRPr="00201ECB">
        <w:rPr>
          <w:lang w:val="en-AU"/>
        </w:rPr>
        <w:t>an autoregressive method (Mohandes 2002</w:t>
      </w:r>
      <w:r w:rsidRPr="000A1DB8" w:rsidR="4DCCAEFB">
        <w:t>)</w:t>
      </w:r>
      <w:r w:rsidRPr="00201ECB">
        <w:rPr>
          <w:lang w:val="en-AU"/>
        </w:rPr>
        <w:t>.</w:t>
      </w:r>
    </w:p>
    <w:p w:rsidRPr="00F2310D" w:rsidR="00002132" w:rsidP="00F2310D" w:rsidRDefault="00002132" w14:paraId="0E0B445F" w14:textId="6E394607">
      <w:pPr>
        <w:pStyle w:val="bulletitem"/>
        <w:rPr>
          <w:lang w:val="en-AU"/>
        </w:rPr>
      </w:pPr>
      <w:r w:rsidRPr="00201ECB">
        <w:t>A PLF forecasting model that uses an ensemble of older, simpler models along with newer machine learning models perform well in short-term demand forecasting</w:t>
      </w:r>
      <w:r w:rsidR="00F2310D">
        <w:t xml:space="preserve"> (Mahdavi 2020).</w:t>
      </w:r>
    </w:p>
    <w:p w:rsidRPr="00201ECB" w:rsidR="00CC05D1" w:rsidP="00B56975" w:rsidRDefault="00CC05D1" w14:paraId="2CFF1663" w14:textId="3A68E87D">
      <w:pPr>
        <w:pStyle w:val="p1a"/>
        <w:rPr>
          <w:lang w:val="en-AU"/>
        </w:rPr>
      </w:pPr>
      <w:r w:rsidRPr="00201ECB">
        <w:rPr>
          <w:lang w:val="en-AU"/>
        </w:rPr>
        <w:t xml:space="preserve">Additionally, the Monte Carlo method has proven to be useful in </w:t>
      </w:r>
      <w:r w:rsidRPr="00201ECB" w:rsidR="00B56975">
        <w:rPr>
          <w:lang w:val="en-AU"/>
        </w:rPr>
        <w:t>pre-processing</w:t>
      </w:r>
      <w:r w:rsidRPr="00201ECB">
        <w:rPr>
          <w:lang w:val="en-AU"/>
        </w:rPr>
        <w:t xml:space="preserve"> weather data to reduce </w:t>
      </w:r>
      <w:r w:rsidRPr="00201ECB" w:rsidR="00B56975">
        <w:rPr>
          <w:lang w:val="en-AU"/>
        </w:rPr>
        <w:t xml:space="preserve">its chaotic </w:t>
      </w:r>
      <w:r w:rsidRPr="00201ECB" w:rsidR="002F2C9D">
        <w:rPr>
          <w:lang w:val="en-AU"/>
        </w:rPr>
        <w:t>behaviour</w:t>
      </w:r>
      <w:r w:rsidRPr="00201ECB" w:rsidR="00B56975">
        <w:rPr>
          <w:lang w:val="en-AU"/>
        </w:rPr>
        <w:t>. The resulting model usually has higher forecasting accuracy (Hong &amp; Fan 2016).</w:t>
      </w:r>
    </w:p>
    <w:p w:rsidRPr="000A1DB8" w:rsidR="00A267D7" w:rsidP="00A267D7" w:rsidRDefault="00A267D7" w14:paraId="09A58004" w14:textId="77777777">
      <w:pPr>
        <w:rPr>
          <w:sz w:val="20"/>
          <w:szCs w:val="20"/>
          <w:lang w:eastAsia="en-US"/>
        </w:rPr>
      </w:pPr>
    </w:p>
    <w:p w:rsidRPr="000A1DB8" w:rsidR="00B854FC" w:rsidP="4DCCAEFB" w:rsidRDefault="000741D4" w14:paraId="47F1CBCE" w14:textId="790FA5F9">
      <w:pPr>
        <w:rPr>
          <w:sz w:val="20"/>
          <w:szCs w:val="20"/>
        </w:rPr>
      </w:pPr>
      <w:r w:rsidRPr="00201ECB">
        <w:rPr>
          <w:sz w:val="20"/>
          <w:szCs w:val="20"/>
        </w:rPr>
        <w:t>Simple models also exist such as modelling energy demand in relation to consumer income</w:t>
      </w:r>
      <w:r w:rsidRPr="00201ECB" w:rsidR="00CC05D1">
        <w:rPr>
          <w:sz w:val="20"/>
          <w:szCs w:val="20"/>
        </w:rPr>
        <w:t xml:space="preserve"> </w:t>
      </w:r>
      <w:r w:rsidRPr="00201ECB" w:rsidR="00A267D7">
        <w:rPr>
          <w:sz w:val="20"/>
          <w:szCs w:val="20"/>
        </w:rPr>
        <w:t>and</w:t>
      </w:r>
      <w:r w:rsidRPr="00201ECB">
        <w:rPr>
          <w:sz w:val="20"/>
          <w:szCs w:val="20"/>
        </w:rPr>
        <w:t xml:space="preserve"> have been shown to be similarly accurate as more complex contemporaneous models </w:t>
      </w:r>
      <w:r w:rsidRPr="000A1DB8">
        <w:rPr>
          <w:sz w:val="20"/>
          <w:szCs w:val="20"/>
        </w:rPr>
        <w:t>(</w:t>
      </w:r>
      <w:proofErr w:type="spellStart"/>
      <w:r w:rsidRPr="000A1DB8" w:rsidR="4DCCAEFB">
        <w:rPr>
          <w:sz w:val="20"/>
          <w:szCs w:val="20"/>
          <w:lang w:val="en-US"/>
        </w:rPr>
        <w:t>Ghalehkhondabil</w:t>
      </w:r>
      <w:proofErr w:type="spellEnd"/>
      <w:r w:rsidRPr="000A1DB8" w:rsidR="4DCCAEFB">
        <w:rPr>
          <w:sz w:val="20"/>
          <w:szCs w:val="20"/>
          <w:lang w:val="en-US"/>
        </w:rPr>
        <w:t xml:space="preserve"> et al. 2015)</w:t>
      </w:r>
      <w:r w:rsidRPr="000A1DB8">
        <w:rPr>
          <w:sz w:val="20"/>
          <w:szCs w:val="20"/>
        </w:rPr>
        <w:t>.</w:t>
      </w:r>
      <w:r w:rsidRPr="00201ECB" w:rsidR="4DCCAEFB">
        <w:rPr>
          <w:sz w:val="20"/>
          <w:szCs w:val="20"/>
        </w:rPr>
        <w:t xml:space="preserve"> </w:t>
      </w:r>
    </w:p>
    <w:p w:rsidRPr="00201ECB" w:rsidR="00A267D7" w:rsidP="00B56975" w:rsidRDefault="00A267D7" w14:paraId="2BA48DCA" w14:textId="77777777">
      <w:pPr>
        <w:rPr>
          <w:sz w:val="20"/>
          <w:szCs w:val="20"/>
        </w:rPr>
      </w:pPr>
    </w:p>
    <w:p w:rsidR="006E7886" w:rsidP="00B56975" w:rsidRDefault="00B11AC7" w14:paraId="5D10F94E" w14:textId="50A69FB3">
      <w:pPr>
        <w:rPr>
          <w:sz w:val="20"/>
          <w:szCs w:val="20"/>
        </w:rPr>
      </w:pPr>
      <w:proofErr w:type="gramStart"/>
      <w:r w:rsidRPr="00201ECB">
        <w:rPr>
          <w:sz w:val="20"/>
          <w:szCs w:val="20"/>
        </w:rPr>
        <w:t>In order to</w:t>
      </w:r>
      <w:proofErr w:type="gramEnd"/>
      <w:r w:rsidRPr="00201ECB">
        <w:rPr>
          <w:sz w:val="20"/>
          <w:szCs w:val="20"/>
        </w:rPr>
        <w:t xml:space="preserve"> understand how the modelling accuracy varies across different methods, the approach will be to carry out two modelling methods on the same dataset after pre-processing – Machine Learning and Neural Networks. </w:t>
      </w:r>
      <w:commentRangeStart w:id="0"/>
      <w:r w:rsidRPr="00201ECB">
        <w:rPr>
          <w:sz w:val="20"/>
          <w:szCs w:val="20"/>
        </w:rPr>
        <w:t>Moreover</w:t>
      </w:r>
      <w:r w:rsidRPr="00201ECB" w:rsidR="00B56975">
        <w:rPr>
          <w:sz w:val="20"/>
          <w:szCs w:val="20"/>
        </w:rPr>
        <w:t>,</w:t>
      </w:r>
      <w:r w:rsidRPr="00605137" w:rsidR="00B56975">
        <w:rPr>
          <w:sz w:val="20"/>
          <w:szCs w:val="20"/>
        </w:rPr>
        <w:t xml:space="preserve"> o</w:t>
      </w:r>
      <w:r w:rsidRPr="00605137" w:rsidR="006E7886">
        <w:rPr>
          <w:sz w:val="20"/>
          <w:szCs w:val="20"/>
        </w:rPr>
        <w:t xml:space="preserve">ur model will feature a PLF output rather than a single point, aiming at achieving the lowest possible </w:t>
      </w:r>
      <w:r w:rsidR="00A267D7">
        <w:rPr>
          <w:sz w:val="20"/>
          <w:szCs w:val="20"/>
        </w:rPr>
        <w:t>mean average error between observed and predicted values in a test data set</w:t>
      </w:r>
      <w:r w:rsidRPr="00605137" w:rsidR="006E7886">
        <w:rPr>
          <w:sz w:val="20"/>
          <w:szCs w:val="20"/>
        </w:rPr>
        <w:t xml:space="preserve"> as the measure of model success </w:t>
      </w:r>
      <w:commentRangeEnd w:id="0"/>
      <w:r w:rsidR="00A267D7">
        <w:rPr>
          <w:rStyle w:val="CommentReference"/>
        </w:rPr>
        <w:commentReference w:id="0"/>
      </w:r>
      <w:r w:rsidRPr="00605137" w:rsidR="006E7886">
        <w:rPr>
          <w:sz w:val="20"/>
          <w:szCs w:val="20"/>
        </w:rPr>
        <w:t>- replicating the measures used in the previously reviewed analyses.</w:t>
      </w:r>
    </w:p>
    <w:p w:rsidR="00FF1737" w:rsidP="00B56975" w:rsidRDefault="00FF1737" w14:paraId="2D0F85E2" w14:textId="77777777">
      <w:pPr>
        <w:rPr>
          <w:sz w:val="20"/>
          <w:szCs w:val="20"/>
        </w:rPr>
      </w:pPr>
    </w:p>
    <w:p w:rsidR="56562493" w:rsidP="201A10C3" w:rsidRDefault="56562493" w14:paraId="7F3D61B0" w14:textId="2D1F6F14">
      <w:pPr>
        <w:pStyle w:val="heading1"/>
        <w:rPr>
          <w:sz w:val="20"/>
          <w:szCs w:val="20"/>
          <w:lang w:val="en-AU"/>
        </w:rPr>
      </w:pPr>
      <w:r w:rsidRPr="201A10C3" w:rsidR="56562493">
        <w:rPr>
          <w:sz w:val="20"/>
          <w:szCs w:val="20"/>
          <w:lang w:val="en-AU"/>
        </w:rPr>
        <w:t>Exploratory Data Analysis (EDA)</w:t>
      </w:r>
    </w:p>
    <w:p w:rsidRPr="00605137" w:rsidR="00FF1737" w:rsidP="00FF1737" w:rsidRDefault="00FF1737" w14:paraId="756BEBD4" w14:textId="2F5A3A5A">
      <w:pPr>
        <w:pStyle w:val="p1a"/>
        <w:rPr>
          <w:lang w:val="en-AU"/>
        </w:rPr>
      </w:pPr>
      <w:r w:rsidRPr="201A10C3" w:rsidR="56562493">
        <w:rPr>
          <w:lang w:val="en-AU"/>
        </w:rPr>
        <w:t>The purpose of data exploration is two-fold. First, it enables understanding the data at a high level, including the variability in both the target and input variables. Second, it serves as a first step towards feature selection, identifying how the shape of the target variable changes under different values for each of the input variables.</w:t>
      </w:r>
    </w:p>
    <w:p w:rsidRPr="00605137" w:rsidR="00FF1737" w:rsidP="00FF1737" w:rsidRDefault="00FF1737" w14:paraId="48431203" w14:textId="77777777">
      <w:pPr>
        <w:rPr>
          <w:sz w:val="20"/>
          <w:szCs w:val="20"/>
        </w:rPr>
      </w:pPr>
    </w:p>
    <w:p w:rsidRPr="00605137" w:rsidR="00FF1737" w:rsidP="00FF1737" w:rsidRDefault="00FF1737" w14:paraId="5016C971" w14:textId="5F33627C">
      <w:pPr>
        <w:pStyle w:val="p1a"/>
        <w:rPr>
          <w:lang w:val="en-AU"/>
        </w:rPr>
      </w:pPr>
      <w:r w:rsidRPr="201A10C3" w:rsidR="56562493">
        <w:rPr>
          <w:lang w:val="en-AU"/>
        </w:rPr>
        <w:t xml:space="preserve">As a first step, the data was reviewed for completeness and consistency. As noted above, </w:t>
      </w:r>
      <w:proofErr w:type="gramStart"/>
      <w:r w:rsidRPr="201A10C3" w:rsidR="56562493">
        <w:rPr>
          <w:lang w:val="en-AU"/>
        </w:rPr>
        <w:t>overall</w:t>
      </w:r>
      <w:proofErr w:type="gramEnd"/>
      <w:r w:rsidRPr="201A10C3" w:rsidR="56562493">
        <w:rPr>
          <w:lang w:val="en-AU"/>
        </w:rPr>
        <w:t xml:space="preserve"> the data is </w:t>
      </w:r>
      <w:r w:rsidRPr="201A10C3" w:rsidR="56562493">
        <w:rPr>
          <w:lang w:val="en-AU"/>
        </w:rPr>
        <w:t>clean</w:t>
      </w:r>
      <w:r w:rsidRPr="201A10C3" w:rsidR="56562493">
        <w:rPr>
          <w:lang w:val="en-AU"/>
        </w:rPr>
        <w:t xml:space="preserve">, with </w:t>
      </w:r>
      <w:r w:rsidRPr="201A10C3" w:rsidR="56562493">
        <w:rPr>
          <w:lang w:val="en-AU"/>
        </w:rPr>
        <w:t>relatively few</w:t>
      </w:r>
      <w:r w:rsidRPr="201A10C3" w:rsidR="56562493">
        <w:rPr>
          <w:lang w:val="en-AU"/>
        </w:rPr>
        <w:t xml:space="preserve"> anomalies. Some data files had index </w:t>
      </w:r>
      <w:r w:rsidRPr="201A10C3" w:rsidR="56562493">
        <w:rPr>
          <w:lang w:val="en-AU"/>
        </w:rPr>
        <w:t>columns</w:t>
      </w:r>
      <w:r w:rsidRPr="201A10C3" w:rsidR="56562493">
        <w:rPr>
          <w:lang w:val="en-AU"/>
        </w:rPr>
        <w:t xml:space="preserve"> while some did not, but there was little or no garbled or missing data.</w:t>
      </w:r>
    </w:p>
    <w:p w:rsidRPr="00605137" w:rsidR="00FF1737" w:rsidP="00FF1737" w:rsidRDefault="00FF1737" w14:paraId="153AD16A" w14:textId="77777777">
      <w:pPr>
        <w:rPr>
          <w:sz w:val="20"/>
          <w:szCs w:val="20"/>
        </w:rPr>
      </w:pPr>
    </w:p>
    <w:p w:rsidRPr="00605137" w:rsidR="00FF1737" w:rsidP="00FF1737" w:rsidRDefault="00FF1737" w14:paraId="0C808F6D" w14:textId="1BF517CE">
      <w:pPr>
        <w:rPr>
          <w:sz w:val="20"/>
          <w:szCs w:val="20"/>
        </w:rPr>
      </w:pPr>
      <w:r w:rsidRPr="201A10C3" w:rsidR="56562493">
        <w:rPr>
          <w:sz w:val="20"/>
          <w:szCs w:val="20"/>
        </w:rPr>
        <w:t>The next step was to understand the overall variability of the data and the importance of various attributes with the help of data visualisations. This, in turn, was a critical step for feature selection.</w:t>
      </w:r>
    </w:p>
    <w:p w:rsidRPr="00605137" w:rsidR="00FF1737" w:rsidP="00FF1737" w:rsidRDefault="00FF1737" w14:paraId="3B0AF9C0" w14:textId="77777777">
      <w:pPr>
        <w:rPr>
          <w:sz w:val="20"/>
          <w:szCs w:val="20"/>
        </w:rPr>
      </w:pPr>
    </w:p>
    <w:p w:rsidRPr="00605137" w:rsidR="00FF1737" w:rsidP="00FF1737" w:rsidRDefault="00FF1737" w14:paraId="2F1C1A96" w14:textId="0BC97E17">
      <w:pPr>
        <w:rPr>
          <w:sz w:val="20"/>
          <w:szCs w:val="20"/>
        </w:rPr>
      </w:pPr>
      <w:r w:rsidRPr="201A10C3" w:rsidR="56562493">
        <w:rPr>
          <w:sz w:val="20"/>
          <w:szCs w:val="20"/>
        </w:rPr>
        <w:t xml:space="preserve">As the two main variables we had were temperature and time (leaving aside the forecast data, which as discussed in 3.2 above, we will use as an evaluation metric, not to build our model), we looked at scatterplots and boxplots linking actual demand to those variables. We expected some signs of cyclicality of demand across individual days, weeks, and years, and so the data was analysed for </w:t>
      </w:r>
      <w:r w:rsidRPr="201A10C3" w:rsidR="56562493">
        <w:rPr>
          <w:sz w:val="20"/>
          <w:szCs w:val="20"/>
        </w:rPr>
        <w:t>different aspects of time.</w:t>
      </w:r>
    </w:p>
    <w:p w:rsidRPr="00605137" w:rsidR="00FF1737" w:rsidP="00FF1737" w:rsidRDefault="00FF1737" w14:paraId="6434AC2E" w14:textId="77777777">
      <w:pPr>
        <w:rPr>
          <w:sz w:val="20"/>
          <w:szCs w:val="20"/>
        </w:rPr>
      </w:pPr>
    </w:p>
    <w:p w:rsidRPr="00605137" w:rsidR="00FF1737" w:rsidP="201A10C3" w:rsidRDefault="00FF1737" w14:paraId="53BE49AF" w14:textId="625201B9">
      <w:pPr>
        <w:pStyle w:val="Normal"/>
        <w:rPr>
          <w:sz w:val="20"/>
          <w:szCs w:val="20"/>
        </w:rPr>
      </w:pPr>
      <w:r w:rsidRPr="201A10C3" w:rsidR="56562493">
        <w:rPr>
          <w:sz w:val="20"/>
          <w:szCs w:val="20"/>
        </w:rPr>
        <w:t xml:space="preserve">The first check was to see the correlation between temperature and demand. </w:t>
      </w:r>
      <w:r w:rsidRPr="201A10C3" w:rsidR="201A10C3">
        <w:rPr>
          <w:sz w:val="20"/>
          <w:szCs w:val="20"/>
        </w:rPr>
        <w:t xml:space="preserve">The team started by exploring the entire dataset (data from all 4 states – NSW, QLD, SA and VIC). </w:t>
      </w:r>
      <w:r w:rsidRPr="201A10C3" w:rsidR="201A10C3">
        <w:rPr>
          <w:sz w:val="20"/>
          <w:szCs w:val="20"/>
        </w:rPr>
        <w:t xml:space="preserve">The chart below shows the total demand for electricity against temperature for all years. </w:t>
      </w:r>
      <w:r w:rsidRPr="201A10C3" w:rsidR="56562493">
        <w:rPr>
          <w:sz w:val="20"/>
          <w:szCs w:val="20"/>
        </w:rPr>
        <w:t>As expected, from the project brief, this showed that demand is highest when temperature is both very low (for heating) and very high (for cooling):</w:t>
      </w:r>
    </w:p>
    <w:p w:rsidRPr="00605137" w:rsidR="00FF1737" w:rsidP="00FF1737" w:rsidRDefault="00FF1737" w14:paraId="461DAAC5" w14:textId="77777777">
      <w:pPr>
        <w:rPr>
          <w:sz w:val="20"/>
          <w:szCs w:val="20"/>
        </w:rPr>
      </w:pPr>
    </w:p>
    <w:p w:rsidRPr="00605137" w:rsidR="00FF1737" w:rsidP="00FF1737" w:rsidRDefault="00FF1737" w14:paraId="7B2D2C7E" w14:textId="77777777">
      <w:pPr>
        <w:rPr>
          <w:sz w:val="20"/>
          <w:szCs w:val="20"/>
        </w:rPr>
      </w:pPr>
      <w:r w:rsidR="56562493">
        <w:drawing>
          <wp:inline wp14:editId="726D88D2" wp14:anchorId="7070F4E5">
            <wp:extent cx="4391025" cy="2714625"/>
            <wp:effectExtent l="0" t="0" r="0" b="0"/>
            <wp:docPr id="1" name="Picture 1" descr="Chart, scatter char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537bb103edf40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2714625"/>
                    </a:xfrm>
                    <a:prstGeom prst="rect">
                      <a:avLst/>
                    </a:prstGeom>
                  </pic:spPr>
                </pic:pic>
              </a:graphicData>
            </a:graphic>
          </wp:inline>
        </w:drawing>
      </w:r>
    </w:p>
    <w:p w:rsidR="201A10C3" w:rsidP="201A10C3" w:rsidRDefault="201A10C3" w14:paraId="31D2D58D" w14:textId="1BD56BEF">
      <w:pPr>
        <w:rPr>
          <w:sz w:val="20"/>
          <w:szCs w:val="20"/>
        </w:rPr>
      </w:pPr>
      <w:r w:rsidRPr="201A10C3" w:rsidR="201A10C3">
        <w:rPr>
          <w:sz w:val="20"/>
          <w:szCs w:val="20"/>
        </w:rPr>
        <w:t xml:space="preserve">It was also important to understand how this relationship changes across each state. In the below chart there is no significant pattern in SA, while NSW and VIC are displaying the pattern </w:t>
      </w:r>
      <w:r w:rsidRPr="201A10C3" w:rsidR="201A10C3">
        <w:rPr>
          <w:sz w:val="20"/>
          <w:szCs w:val="20"/>
        </w:rPr>
        <w:t>anticipated</w:t>
      </w:r>
      <w:r w:rsidRPr="201A10C3" w:rsidR="201A10C3">
        <w:rPr>
          <w:sz w:val="20"/>
          <w:szCs w:val="20"/>
        </w:rPr>
        <w:t xml:space="preserve"> from the project brief (discussed above). QLD </w:t>
      </w:r>
      <w:r w:rsidRPr="201A10C3" w:rsidR="201A10C3">
        <w:rPr>
          <w:sz w:val="20"/>
          <w:szCs w:val="20"/>
        </w:rPr>
        <w:t>appears to have</w:t>
      </w:r>
      <w:r w:rsidRPr="201A10C3" w:rsidR="201A10C3">
        <w:rPr>
          <w:sz w:val="20"/>
          <w:szCs w:val="20"/>
        </w:rPr>
        <w:t xml:space="preserve"> lower peaks at extreme temperatures.</w:t>
      </w:r>
    </w:p>
    <w:p w:rsidR="201A10C3" w:rsidP="201A10C3" w:rsidRDefault="201A10C3" w14:paraId="295A4A71" w14:textId="2C6DCC0D">
      <w:pPr>
        <w:pStyle w:val="Normal"/>
      </w:pPr>
      <w:r w:rsidR="201A10C3">
        <w:drawing>
          <wp:inline wp14:editId="57BDAB57" wp14:anchorId="2BA06BE1">
            <wp:extent cx="345098" cy="521318"/>
            <wp:effectExtent l="0" t="0" r="0" b="0"/>
            <wp:docPr id="1277442112" name="" title=""/>
            <wp:cNvGraphicFramePr>
              <a:graphicFrameLocks noChangeAspect="1"/>
            </wp:cNvGraphicFramePr>
            <a:graphic>
              <a:graphicData uri="http://schemas.openxmlformats.org/drawingml/2006/picture">
                <pic:pic>
                  <pic:nvPicPr>
                    <pic:cNvPr id="0" name=""/>
                    <pic:cNvPicPr/>
                  </pic:nvPicPr>
                  <pic:blipFill>
                    <a:blip r:embed="Rc55f57a7f2004e17">
                      <a:extLst>
                        <a:ext xmlns:a="http://schemas.openxmlformats.org/drawingml/2006/main" uri="{28A0092B-C50C-407E-A947-70E740481C1C}">
                          <a14:useLocalDpi val="0"/>
                        </a:ext>
                      </a:extLst>
                    </a:blip>
                    <a:stretch>
                      <a:fillRect/>
                    </a:stretch>
                  </pic:blipFill>
                  <pic:spPr>
                    <a:xfrm>
                      <a:off x="0" y="0"/>
                      <a:ext cx="345098" cy="521318"/>
                    </a:xfrm>
                    <a:prstGeom prst="rect">
                      <a:avLst/>
                    </a:prstGeom>
                  </pic:spPr>
                </pic:pic>
              </a:graphicData>
            </a:graphic>
          </wp:inline>
        </w:drawing>
      </w:r>
      <w:r w:rsidR="201A10C3">
        <w:drawing>
          <wp:inline wp14:editId="03DEEF4D" wp14:anchorId="5E1EDAC6">
            <wp:extent cx="4391025" cy="2962275"/>
            <wp:effectExtent l="0" t="0" r="0" b="0"/>
            <wp:docPr id="33948978" name="" title=""/>
            <wp:cNvGraphicFramePr>
              <a:graphicFrameLocks noChangeAspect="1"/>
            </wp:cNvGraphicFramePr>
            <a:graphic>
              <a:graphicData uri="http://schemas.openxmlformats.org/drawingml/2006/picture">
                <pic:pic>
                  <pic:nvPicPr>
                    <pic:cNvPr id="0" name=""/>
                    <pic:cNvPicPr/>
                  </pic:nvPicPr>
                  <pic:blipFill>
                    <a:blip r:embed="R2909689881674cc9">
                      <a:extLst>
                        <a:ext xmlns:a="http://schemas.openxmlformats.org/drawingml/2006/main" uri="{28A0092B-C50C-407E-A947-70E740481C1C}">
                          <a14:useLocalDpi val="0"/>
                        </a:ext>
                      </a:extLst>
                    </a:blip>
                    <a:stretch>
                      <a:fillRect/>
                    </a:stretch>
                  </pic:blipFill>
                  <pic:spPr>
                    <a:xfrm>
                      <a:off x="0" y="0"/>
                      <a:ext cx="4391025" cy="2962275"/>
                    </a:xfrm>
                    <a:prstGeom prst="rect">
                      <a:avLst/>
                    </a:prstGeom>
                  </pic:spPr>
                </pic:pic>
              </a:graphicData>
            </a:graphic>
          </wp:inline>
        </w:drawing>
      </w:r>
    </w:p>
    <w:p w:rsidR="201A10C3" w:rsidP="201A10C3" w:rsidRDefault="201A10C3" w14:paraId="4B2F9DAD" w14:textId="4A3D74A8">
      <w:pPr>
        <w:rPr>
          <w:sz w:val="20"/>
          <w:szCs w:val="20"/>
        </w:rPr>
      </w:pPr>
      <w:r w:rsidRPr="201A10C3" w:rsidR="201A10C3">
        <w:rPr>
          <w:sz w:val="20"/>
          <w:szCs w:val="20"/>
        </w:rPr>
        <w:t>Focussing on the behaviour of the data over time, we looked at the fluctuations over the years in total energy demand and temperature across the 4 states. It appears that data for VIC over 2010-2013 is missing for both variables. It can also be noted that the data for NSW has a clear cyclical pattern, with clear peaks and troughs.</w:t>
      </w:r>
    </w:p>
    <w:p w:rsidR="201A10C3" w:rsidP="201A10C3" w:rsidRDefault="201A10C3" w14:paraId="4FB6F576" w14:textId="5BF79AC9">
      <w:pPr>
        <w:pStyle w:val="Normal"/>
        <w:rPr>
          <w:sz w:val="24"/>
          <w:szCs w:val="24"/>
        </w:rPr>
      </w:pPr>
    </w:p>
    <w:p w:rsidR="201A10C3" w:rsidP="201A10C3" w:rsidRDefault="201A10C3" w14:paraId="726A7816" w14:textId="21C5392C">
      <w:pPr>
        <w:pStyle w:val="Normal"/>
        <w:rPr>
          <w:sz w:val="24"/>
          <w:szCs w:val="24"/>
        </w:rPr>
      </w:pPr>
      <w:r w:rsidR="201A10C3">
        <w:drawing>
          <wp:inline wp14:editId="24414FC1" wp14:anchorId="07BD4A6D">
            <wp:extent cx="4391025" cy="3543300"/>
            <wp:effectExtent l="0" t="0" r="0" b="0"/>
            <wp:docPr id="66490134" name="" title=""/>
            <wp:cNvGraphicFramePr>
              <a:graphicFrameLocks noChangeAspect="1"/>
            </wp:cNvGraphicFramePr>
            <a:graphic>
              <a:graphicData uri="http://schemas.openxmlformats.org/drawingml/2006/picture">
                <pic:pic>
                  <pic:nvPicPr>
                    <pic:cNvPr id="0" name=""/>
                    <pic:cNvPicPr/>
                  </pic:nvPicPr>
                  <pic:blipFill>
                    <a:blip r:embed="Ra8980e5ac9d64f7c">
                      <a:extLst>
                        <a:ext xmlns:a="http://schemas.openxmlformats.org/drawingml/2006/main" uri="{28A0092B-C50C-407E-A947-70E740481C1C}">
                          <a14:useLocalDpi val="0"/>
                        </a:ext>
                      </a:extLst>
                    </a:blip>
                    <a:stretch>
                      <a:fillRect/>
                    </a:stretch>
                  </pic:blipFill>
                  <pic:spPr>
                    <a:xfrm>
                      <a:off x="0" y="0"/>
                      <a:ext cx="4391025" cy="3543300"/>
                    </a:xfrm>
                    <a:prstGeom prst="rect">
                      <a:avLst/>
                    </a:prstGeom>
                  </pic:spPr>
                </pic:pic>
              </a:graphicData>
            </a:graphic>
          </wp:inline>
        </w:drawing>
      </w:r>
    </w:p>
    <w:p w:rsidRPr="00605137" w:rsidR="00FF1737" w:rsidP="00FF1737" w:rsidRDefault="00FF1737" w14:paraId="0F10D151" w14:textId="1817D5C8">
      <w:pPr>
        <w:rPr>
          <w:sz w:val="20"/>
          <w:szCs w:val="20"/>
        </w:rPr>
      </w:pPr>
      <w:r w:rsidRPr="201A10C3" w:rsidR="56562493">
        <w:rPr>
          <w:sz w:val="20"/>
          <w:szCs w:val="20"/>
        </w:rPr>
        <w:t>Next, we looked at demand across different time scales. We started at the smallest possible scale, demand across time within a single day:</w:t>
      </w:r>
    </w:p>
    <w:p w:rsidRPr="00605137" w:rsidR="00FF1737" w:rsidP="00FF1737" w:rsidRDefault="00FF1737" w14:paraId="133AC780" w14:textId="77777777">
      <w:pPr>
        <w:rPr>
          <w:sz w:val="20"/>
          <w:szCs w:val="20"/>
        </w:rPr>
      </w:pPr>
    </w:p>
    <w:p w:rsidRPr="00605137" w:rsidR="00FF1737" w:rsidP="00FF1737" w:rsidRDefault="00FF1737" w14:paraId="51044062" w14:textId="77777777">
      <w:pPr>
        <w:rPr>
          <w:sz w:val="20"/>
          <w:szCs w:val="20"/>
        </w:rPr>
      </w:pPr>
      <w:r w:rsidRPr="00605137">
        <w:rPr>
          <w:noProof/>
          <w:sz w:val="20"/>
          <w:szCs w:val="20"/>
        </w:rPr>
        <w:drawing>
          <wp:inline distT="0" distB="0" distL="0" distR="0" wp14:anchorId="397C5CFF" wp14:editId="7308629F">
            <wp:extent cx="4391025" cy="2714625"/>
            <wp:effectExtent l="0" t="0" r="0" b="0"/>
            <wp:docPr id="4" name="Picture 4"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us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91025" cy="2714625"/>
                    </a:xfrm>
                    <a:prstGeom prst="rect">
                      <a:avLst/>
                    </a:prstGeom>
                  </pic:spPr>
                </pic:pic>
              </a:graphicData>
            </a:graphic>
          </wp:inline>
        </w:drawing>
      </w:r>
    </w:p>
    <w:p w:rsidRPr="00605137" w:rsidR="00FF1737" w:rsidP="00FF1737" w:rsidRDefault="00FF1737" w14:paraId="2B26C300" w14:textId="77777777">
      <w:pPr>
        <w:rPr>
          <w:sz w:val="20"/>
          <w:szCs w:val="20"/>
        </w:rPr>
      </w:pPr>
      <w:r w:rsidRPr="00605137">
        <w:rPr>
          <w:sz w:val="20"/>
          <w:szCs w:val="20"/>
        </w:rPr>
        <w:t>As we can see here, demand is lowest overnight, building up to a first peak in the morning, then dipping slightly before building to a second peak in the evening, and then falling again.</w:t>
      </w:r>
    </w:p>
    <w:p w:rsidRPr="00605137" w:rsidR="00FF1737" w:rsidP="00FF1737" w:rsidRDefault="00FF1737" w14:paraId="091390D9" w14:textId="77777777">
      <w:pPr>
        <w:rPr>
          <w:sz w:val="20"/>
          <w:szCs w:val="20"/>
        </w:rPr>
      </w:pPr>
    </w:p>
    <w:p w:rsidRPr="00605137" w:rsidR="00FF1737" w:rsidP="00FF1737" w:rsidRDefault="00FF1737" w14:paraId="4EA89100" w14:textId="77777777">
      <w:pPr>
        <w:rPr>
          <w:sz w:val="20"/>
          <w:szCs w:val="20"/>
        </w:rPr>
      </w:pPr>
      <w:r w:rsidRPr="00605137">
        <w:rPr>
          <w:sz w:val="20"/>
          <w:szCs w:val="20"/>
        </w:rPr>
        <w:t>We then zoomed back to days of the week. This showed relatively consistent demand on weekdays, but lower demand on weekends:</w:t>
      </w:r>
    </w:p>
    <w:p w:rsidRPr="00605137" w:rsidR="00FF1737" w:rsidP="00FF1737" w:rsidRDefault="00FF1737" w14:paraId="33CF815F" w14:textId="77777777">
      <w:pPr>
        <w:rPr>
          <w:sz w:val="20"/>
          <w:szCs w:val="20"/>
        </w:rPr>
      </w:pPr>
    </w:p>
    <w:p w:rsidRPr="00605137" w:rsidR="00FF1737" w:rsidP="00FF1737" w:rsidRDefault="00FF1737" w14:paraId="3AA2E138" w14:textId="77777777">
      <w:pPr>
        <w:rPr>
          <w:sz w:val="20"/>
          <w:szCs w:val="20"/>
        </w:rPr>
      </w:pPr>
      <w:r w:rsidRPr="00605137">
        <w:rPr>
          <w:noProof/>
          <w:sz w:val="20"/>
          <w:szCs w:val="20"/>
        </w:rPr>
        <w:drawing>
          <wp:inline distT="0" distB="0" distL="0" distR="0" wp14:anchorId="23BC729D" wp14:editId="0F85A676">
            <wp:extent cx="4391025" cy="271462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91025" cy="2714625"/>
                    </a:xfrm>
                    <a:prstGeom prst="rect">
                      <a:avLst/>
                    </a:prstGeom>
                  </pic:spPr>
                </pic:pic>
              </a:graphicData>
            </a:graphic>
          </wp:inline>
        </w:drawing>
      </w:r>
    </w:p>
    <w:p w:rsidRPr="00605137" w:rsidR="00FF1737" w:rsidP="00FF1737" w:rsidRDefault="00FF1737" w14:paraId="15A6F4AB" w14:textId="77777777">
      <w:pPr>
        <w:rPr>
          <w:sz w:val="20"/>
          <w:szCs w:val="20"/>
        </w:rPr>
      </w:pPr>
    </w:p>
    <w:p w:rsidRPr="00605137" w:rsidR="00FF1737" w:rsidP="00FF1737" w:rsidRDefault="00FF1737" w14:paraId="4104F6FF" w14:textId="521D4843">
      <w:pPr>
        <w:rPr>
          <w:sz w:val="20"/>
          <w:szCs w:val="20"/>
        </w:rPr>
      </w:pPr>
      <w:r w:rsidRPr="201A10C3" w:rsidR="56562493">
        <w:rPr>
          <w:sz w:val="20"/>
          <w:szCs w:val="20"/>
        </w:rPr>
        <w:t xml:space="preserve">Furthermore, we looked at demand over the course of the year. We did this both by month and by </w:t>
      </w:r>
      <w:proofErr w:type="gramStart"/>
      <w:r w:rsidRPr="201A10C3" w:rsidR="56562493">
        <w:rPr>
          <w:sz w:val="20"/>
          <w:szCs w:val="20"/>
        </w:rPr>
        <w:t>week;</w:t>
      </w:r>
      <w:proofErr w:type="gramEnd"/>
      <w:r w:rsidRPr="201A10C3" w:rsidR="56562493">
        <w:rPr>
          <w:sz w:val="20"/>
          <w:szCs w:val="20"/>
        </w:rPr>
        <w:t xml:space="preserve"> the weekly view results in sharper seasonal trends. As expected, due to the correlation between temperature and demand shown above, demand was highest in the summer, followed by the winter, with spring and fall noticeably lower. Interestingly, winter months had the most volatile demand peaks.</w:t>
      </w:r>
    </w:p>
    <w:p w:rsidRPr="00605137" w:rsidR="00FF1737" w:rsidP="00FF1737" w:rsidRDefault="00FF1737" w14:paraId="76847B49" w14:textId="77777777">
      <w:pPr>
        <w:rPr>
          <w:sz w:val="20"/>
          <w:szCs w:val="20"/>
        </w:rPr>
      </w:pPr>
    </w:p>
    <w:p w:rsidRPr="00605137" w:rsidR="00FF1737" w:rsidP="00FF1737" w:rsidRDefault="00FF1737" w14:paraId="537A99E0" w14:textId="77777777">
      <w:pPr>
        <w:rPr>
          <w:sz w:val="20"/>
          <w:szCs w:val="20"/>
        </w:rPr>
      </w:pPr>
      <w:r w:rsidRPr="00605137">
        <w:rPr>
          <w:noProof/>
          <w:sz w:val="20"/>
          <w:szCs w:val="20"/>
        </w:rPr>
        <w:drawing>
          <wp:inline distT="0" distB="0" distL="0" distR="0" wp14:anchorId="154FC3E7" wp14:editId="301B2FE3">
            <wp:extent cx="4391025" cy="271462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1025" cy="2714625"/>
                    </a:xfrm>
                    <a:prstGeom prst="rect">
                      <a:avLst/>
                    </a:prstGeom>
                  </pic:spPr>
                </pic:pic>
              </a:graphicData>
            </a:graphic>
          </wp:inline>
        </w:drawing>
      </w:r>
    </w:p>
    <w:p w:rsidRPr="00605137" w:rsidR="00FF1737" w:rsidP="00FF1737" w:rsidRDefault="00FF1737" w14:paraId="216E180B" w14:textId="4E40AF20">
      <w:pPr>
        <w:rPr>
          <w:sz w:val="20"/>
          <w:szCs w:val="20"/>
        </w:rPr>
      </w:pPr>
      <w:r w:rsidRPr="201A10C3" w:rsidR="56562493">
        <w:rPr>
          <w:sz w:val="20"/>
          <w:szCs w:val="20"/>
        </w:rPr>
        <w:t xml:space="preserve">Finally, we </w:t>
      </w:r>
      <w:r w:rsidRPr="201A10C3" w:rsidR="56562493">
        <w:rPr>
          <w:sz w:val="20"/>
          <w:szCs w:val="20"/>
        </w:rPr>
        <w:t>focussed</w:t>
      </w:r>
      <w:r w:rsidRPr="201A10C3" w:rsidR="56562493">
        <w:rPr>
          <w:sz w:val="20"/>
          <w:szCs w:val="20"/>
        </w:rPr>
        <w:t xml:space="preserve"> on trends by year:</w:t>
      </w:r>
    </w:p>
    <w:p w:rsidRPr="00605137" w:rsidR="00FF1737" w:rsidP="00FF1737" w:rsidRDefault="00FF1737" w14:paraId="179D2688" w14:textId="77777777">
      <w:pPr>
        <w:rPr>
          <w:sz w:val="20"/>
          <w:szCs w:val="20"/>
        </w:rPr>
      </w:pPr>
    </w:p>
    <w:p w:rsidRPr="00605137" w:rsidR="00FF1737" w:rsidP="00FF1737" w:rsidRDefault="00FF1737" w14:paraId="02DBDC4B" w14:textId="77777777">
      <w:pPr>
        <w:rPr>
          <w:sz w:val="20"/>
          <w:szCs w:val="20"/>
        </w:rPr>
      </w:pPr>
      <w:r w:rsidRPr="00605137">
        <w:rPr>
          <w:noProof/>
          <w:sz w:val="20"/>
          <w:szCs w:val="20"/>
        </w:rPr>
        <w:drawing>
          <wp:inline distT="0" distB="0" distL="0" distR="0" wp14:anchorId="1E08EF6F" wp14:editId="57D6323D">
            <wp:extent cx="4391025" cy="2714625"/>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91025" cy="2714625"/>
                    </a:xfrm>
                    <a:prstGeom prst="rect">
                      <a:avLst/>
                    </a:prstGeom>
                  </pic:spPr>
                </pic:pic>
              </a:graphicData>
            </a:graphic>
          </wp:inline>
        </w:drawing>
      </w:r>
    </w:p>
    <w:p w:rsidRPr="00605137" w:rsidR="00FF1737" w:rsidP="00FF1737" w:rsidRDefault="00FF1737" w14:paraId="479ED527" w14:textId="77777777">
      <w:pPr>
        <w:rPr>
          <w:sz w:val="20"/>
          <w:szCs w:val="20"/>
        </w:rPr>
      </w:pPr>
    </w:p>
    <w:p w:rsidRPr="00605137" w:rsidR="00FF1737" w:rsidP="00FF1737" w:rsidRDefault="00FF1737" w14:paraId="336423F2" w14:textId="77777777">
      <w:pPr>
        <w:rPr>
          <w:sz w:val="20"/>
          <w:szCs w:val="20"/>
        </w:rPr>
      </w:pPr>
      <w:r w:rsidRPr="00605137">
        <w:rPr>
          <w:sz w:val="20"/>
          <w:szCs w:val="20"/>
        </w:rPr>
        <w:lastRenderedPageBreak/>
        <w:t>This showed a secular decline in demand over 2010-12, a long flat period from 2012 to 2019, and then lower demand again in 2021 and 2021.</w:t>
      </w:r>
    </w:p>
    <w:p w:rsidRPr="00605137" w:rsidR="00FF1737" w:rsidP="00FF1737" w:rsidRDefault="00FF1737" w14:paraId="23C3BF2D" w14:textId="77777777">
      <w:pPr>
        <w:rPr>
          <w:sz w:val="20"/>
          <w:szCs w:val="20"/>
        </w:rPr>
      </w:pPr>
    </w:p>
    <w:p w:rsidRPr="00605137" w:rsidR="00FF1737" w:rsidP="00FF1737" w:rsidRDefault="00FF1737" w14:paraId="2789E708" w14:textId="0AB73D56">
      <w:pPr>
        <w:rPr>
          <w:sz w:val="20"/>
          <w:szCs w:val="20"/>
        </w:rPr>
      </w:pPr>
      <w:r w:rsidRPr="201A10C3" w:rsidR="56562493">
        <w:rPr>
          <w:sz w:val="20"/>
          <w:szCs w:val="20"/>
        </w:rPr>
        <w:t>The importance of all of this is that it will help us understand what features are important to include in our models as well as what data to use. Based on these charts, the group agreed that temperature, time of day, time of year, and day of week (encoded as 0 for weekend, 1 for weekday) should all be features. Moreover, to reduce the complexity of modelling and focus on a smaller dataset, the group decided to use only NSW data. As mentioned, NSW displays a clear relationship between total demand and temperature, as well as clear cyclicality.</w:t>
      </w:r>
    </w:p>
    <w:p w:rsidRPr="00605137" w:rsidR="00FF1737" w:rsidP="00B56975" w:rsidRDefault="00FF1737" w14:paraId="28B59056" w14:textId="77777777">
      <w:pPr>
        <w:rPr>
          <w:sz w:val="20"/>
          <w:szCs w:val="20"/>
        </w:rPr>
      </w:pPr>
    </w:p>
    <w:p w:rsidRPr="002F2C9D" w:rsidR="00184EBB" w:rsidP="00184EBB" w:rsidRDefault="00184EBB" w14:paraId="3CF4F09D" w14:textId="578C2371">
      <w:pPr>
        <w:pStyle w:val="heading1"/>
        <w:rPr>
          <w:lang w:val="en-AU"/>
        </w:rPr>
      </w:pPr>
      <w:r w:rsidRPr="002F2C9D">
        <w:rPr>
          <w:lang w:val="en-AU"/>
        </w:rPr>
        <w:t>Material and Methods</w:t>
      </w:r>
    </w:p>
    <w:p w:rsidR="00184EBB" w:rsidP="5472ABD4" w:rsidRDefault="00184EBB" w14:paraId="541D02E5" w14:textId="73C6F09E">
      <w:pPr>
        <w:pStyle w:val="heading2"/>
        <w:spacing w:before="0"/>
        <w:rPr>
          <w:lang w:val="en-AU"/>
        </w:rPr>
      </w:pPr>
      <w:r w:rsidRPr="5472ABD4">
        <w:rPr>
          <w:lang w:val="en-AU"/>
        </w:rPr>
        <w:t>Software</w:t>
      </w:r>
    </w:p>
    <w:p w:rsidR="00B94DE2" w:rsidP="5472ABD4" w:rsidRDefault="00B25AD1" w14:paraId="2BF15005" w14:textId="7FEEF45A">
      <w:pPr>
        <w:pStyle w:val="p1a"/>
        <w:rPr>
          <w:lang w:val="en-AU"/>
        </w:rPr>
      </w:pPr>
      <w:commentRangeStart w:id="1"/>
      <w:r w:rsidRPr="5472ABD4">
        <w:rPr>
          <w:lang w:val="en-AU"/>
        </w:rPr>
        <w:t>The software used for data pre-processing and data analysis were Tableau Desktop, Tableau Prep Builder</w:t>
      </w:r>
      <w:r w:rsidR="00C3173F">
        <w:rPr>
          <w:lang w:val="en-AU"/>
        </w:rPr>
        <w:t xml:space="preserve">, </w:t>
      </w:r>
      <w:r w:rsidRPr="5472ABD4">
        <w:rPr>
          <w:lang w:val="en-AU"/>
        </w:rPr>
        <w:t>Python</w:t>
      </w:r>
      <w:r w:rsidR="00C3173F">
        <w:rPr>
          <w:lang w:val="en-AU"/>
        </w:rPr>
        <w:t xml:space="preserve"> and R</w:t>
      </w:r>
      <w:r w:rsidRPr="5472ABD4">
        <w:rPr>
          <w:lang w:val="en-AU"/>
        </w:rPr>
        <w:t xml:space="preserve"> as they offer a wide range of functionalities to perform</w:t>
      </w:r>
      <w:r w:rsidRPr="5472ABD4" w:rsidR="0056302F">
        <w:rPr>
          <w:lang w:val="en-AU"/>
        </w:rPr>
        <w:t xml:space="preserve"> data exploration</w:t>
      </w:r>
      <w:r w:rsidRPr="5472ABD4">
        <w:rPr>
          <w:lang w:val="en-AU"/>
        </w:rPr>
        <w:t xml:space="preserve">. </w:t>
      </w:r>
      <w:commentRangeEnd w:id="1"/>
      <w:r w:rsidR="00A267D7">
        <w:rPr>
          <w:rStyle w:val="CommentReference"/>
          <w:lang w:val="en-AU" w:eastAsia="en-GB"/>
        </w:rPr>
        <w:commentReference w:id="1"/>
      </w:r>
    </w:p>
    <w:p w:rsidR="00B94DE2" w:rsidP="5472ABD4" w:rsidRDefault="00B94DE2" w14:paraId="6C933C39" w14:textId="36C5A1FB">
      <w:pPr>
        <w:pStyle w:val="p1a"/>
        <w:rPr>
          <w:lang w:val="en-AU"/>
        </w:rPr>
      </w:pPr>
    </w:p>
    <w:p w:rsidR="00A267D7" w:rsidP="00A267D7" w:rsidRDefault="5472ABD4" w14:paraId="3202647C" w14:textId="60622080">
      <w:pPr>
        <w:pStyle w:val="p1a"/>
        <w:rPr>
          <w:lang w:val="en-AU"/>
        </w:rPr>
      </w:pPr>
      <w:r w:rsidRPr="5472ABD4">
        <w:rPr>
          <w:lang w:val="en-AU"/>
        </w:rPr>
        <w:t xml:space="preserve">To build our neural network model, we used </w:t>
      </w:r>
      <w:proofErr w:type="spellStart"/>
      <w:r w:rsidRPr="5472ABD4">
        <w:rPr>
          <w:lang w:val="en-AU"/>
        </w:rPr>
        <w:t>Pytorch</w:t>
      </w:r>
      <w:proofErr w:type="spellEnd"/>
      <w:r w:rsidRPr="5472ABD4">
        <w:rPr>
          <w:lang w:val="en-AU"/>
        </w:rPr>
        <w:t xml:space="preserve"> because it is flexible, faster, and provides capabilities to optimise our neural network model. It also supports GPU and CPU, enabling us to execute the model on Google </w:t>
      </w:r>
      <w:proofErr w:type="spellStart"/>
      <w:r w:rsidRPr="5472ABD4">
        <w:rPr>
          <w:lang w:val="en-AU"/>
        </w:rPr>
        <w:t>Colab</w:t>
      </w:r>
      <w:proofErr w:type="spellEnd"/>
      <w:r w:rsidRPr="5472ABD4">
        <w:rPr>
          <w:lang w:val="en-AU"/>
        </w:rPr>
        <w:t xml:space="preserve"> and our personal computers. In addition, we were able to use LSTM, GRU and other additional libraries of </w:t>
      </w:r>
      <w:proofErr w:type="spellStart"/>
      <w:r w:rsidRPr="5472ABD4">
        <w:rPr>
          <w:lang w:val="en-AU"/>
        </w:rPr>
        <w:t>PyTorch</w:t>
      </w:r>
      <w:proofErr w:type="spellEnd"/>
      <w:r w:rsidRPr="5472ABD4">
        <w:rPr>
          <w:lang w:val="en-AU"/>
        </w:rPr>
        <w:t xml:space="preserve"> to design our neural network.</w:t>
      </w:r>
    </w:p>
    <w:p w:rsidR="00A267D7" w:rsidP="00A267D7" w:rsidRDefault="00A267D7" w14:paraId="2F85A678" w14:textId="6BD8B67F">
      <w:pPr>
        <w:rPr>
          <w:lang w:eastAsia="en-US"/>
        </w:rPr>
      </w:pPr>
    </w:p>
    <w:p w:rsidRPr="00A267D7" w:rsidR="00A267D7" w:rsidP="00A267D7" w:rsidRDefault="00A267D7" w14:paraId="73DE28E2" w14:textId="547DE26B">
      <w:pPr>
        <w:rPr>
          <w:sz w:val="20"/>
          <w:szCs w:val="20"/>
          <w:lang w:eastAsia="en-US"/>
        </w:rPr>
      </w:pPr>
      <w:r>
        <w:rPr>
          <w:sz w:val="20"/>
          <w:szCs w:val="20"/>
          <w:lang w:eastAsia="en-US"/>
        </w:rPr>
        <w:t xml:space="preserve">Our machine learning models (random forest and SVM) were created in python </w:t>
      </w:r>
      <w:r w:rsidR="00C3173F">
        <w:rPr>
          <w:sz w:val="20"/>
          <w:szCs w:val="20"/>
          <w:lang w:eastAsia="en-US"/>
        </w:rPr>
        <w:t xml:space="preserve">using the scikit-learn package </w:t>
      </w:r>
      <w:r>
        <w:rPr>
          <w:sz w:val="20"/>
          <w:szCs w:val="20"/>
          <w:lang w:eastAsia="en-US"/>
        </w:rPr>
        <w:t>as it is user-friendly</w:t>
      </w:r>
      <w:r w:rsidR="00C3173F">
        <w:rPr>
          <w:sz w:val="20"/>
          <w:szCs w:val="20"/>
          <w:lang w:eastAsia="en-US"/>
        </w:rPr>
        <w:t xml:space="preserve">, </w:t>
      </w:r>
      <w:proofErr w:type="gramStart"/>
      <w:r w:rsidR="00C3173F">
        <w:rPr>
          <w:sz w:val="20"/>
          <w:szCs w:val="20"/>
          <w:lang w:eastAsia="en-US"/>
        </w:rPr>
        <w:t>lightweight</w:t>
      </w:r>
      <w:proofErr w:type="gramEnd"/>
      <w:r>
        <w:rPr>
          <w:sz w:val="20"/>
          <w:szCs w:val="20"/>
          <w:lang w:eastAsia="en-US"/>
        </w:rPr>
        <w:t xml:space="preserve"> and afforded the most functionality for our needs.</w:t>
      </w:r>
    </w:p>
    <w:p w:rsidRPr="002F2C9D" w:rsidR="00184EBB" w:rsidP="00184EBB" w:rsidRDefault="00184EBB" w14:paraId="5F8B3A73" w14:textId="0B5948DC">
      <w:pPr>
        <w:pStyle w:val="heading2"/>
        <w:rPr>
          <w:lang w:val="en-AU"/>
        </w:rPr>
      </w:pPr>
      <w:r w:rsidRPr="5472ABD4">
        <w:rPr>
          <w:lang w:val="en-AU"/>
        </w:rPr>
        <w:t>Description of Data</w:t>
      </w:r>
      <w:r w:rsidRPr="5472ABD4" w:rsidR="000D61DB">
        <w:rPr>
          <w:lang w:val="en-AU"/>
        </w:rPr>
        <w:t xml:space="preserve"> and Pre-processing</w:t>
      </w:r>
    </w:p>
    <w:p w:rsidR="00A267D7" w:rsidP="00184EBB" w:rsidRDefault="006E7886" w14:paraId="1CE4EEB9" w14:textId="77777777">
      <w:pPr>
        <w:pStyle w:val="p1a"/>
        <w:rPr>
          <w:lang w:val="en-AU"/>
        </w:rPr>
      </w:pPr>
      <w:r w:rsidRPr="00605137">
        <w:rPr>
          <w:lang w:val="en-AU"/>
        </w:rPr>
        <w:t xml:space="preserve">To achieve our goal of developing an effective energy demand forecasting model, we will be analysing past temperature and energy usage data in </w:t>
      </w:r>
      <w:r w:rsidRPr="00605137" w:rsidR="00B25AD1">
        <w:rPr>
          <w:lang w:val="en-AU"/>
        </w:rPr>
        <w:t>New South Wales</w:t>
      </w:r>
      <w:r w:rsidRPr="00605137" w:rsidR="00B30123">
        <w:rPr>
          <w:lang w:val="en-AU"/>
        </w:rPr>
        <w:t>.</w:t>
      </w:r>
      <w:r w:rsidRPr="00605137" w:rsidR="004D6ED0">
        <w:rPr>
          <w:lang w:val="en-AU"/>
        </w:rPr>
        <w:t xml:space="preserve"> A larger dataset was available which contained information on four Australian states (NSW, VIC, </w:t>
      </w:r>
      <w:proofErr w:type="gramStart"/>
      <w:r w:rsidRPr="00605137" w:rsidR="004D6ED0">
        <w:rPr>
          <w:lang w:val="en-AU"/>
        </w:rPr>
        <w:t>QLD</w:t>
      </w:r>
      <w:proofErr w:type="gramEnd"/>
      <w:r w:rsidRPr="00605137" w:rsidR="004D6ED0">
        <w:rPr>
          <w:lang w:val="en-AU"/>
        </w:rPr>
        <w:t xml:space="preserve"> and SA), however we decided to concentrate on just one state (NSW) for the purpose of avoiding </w:t>
      </w:r>
      <w:r w:rsidRPr="00605137" w:rsidR="00937EDA">
        <w:rPr>
          <w:lang w:val="en-AU"/>
        </w:rPr>
        <w:t>complexities due to large datasets and different locations</w:t>
      </w:r>
      <w:r w:rsidRPr="00605137" w:rsidR="004D6ED0">
        <w:rPr>
          <w:lang w:val="en-AU"/>
        </w:rPr>
        <w:t>.</w:t>
      </w:r>
      <w:r w:rsidR="00A267D7">
        <w:rPr>
          <w:lang w:val="en-AU"/>
        </w:rPr>
        <w:t xml:space="preserve"> The models outlined in this report would likely be suitable to use on other state’s data with minor changes.</w:t>
      </w:r>
    </w:p>
    <w:p w:rsidR="00A267D7" w:rsidP="00184EBB" w:rsidRDefault="00A267D7" w14:paraId="4315EE69" w14:textId="77777777">
      <w:pPr>
        <w:pStyle w:val="p1a"/>
        <w:rPr>
          <w:lang w:val="en-AU"/>
        </w:rPr>
      </w:pPr>
    </w:p>
    <w:p w:rsidRPr="00605137" w:rsidR="00184EBB" w:rsidP="00184EBB" w:rsidRDefault="006E7886" w14:paraId="5E97350B" w14:textId="07EC1472">
      <w:pPr>
        <w:pStyle w:val="p1a"/>
        <w:rPr>
          <w:lang w:val="en-AU"/>
        </w:rPr>
      </w:pPr>
      <w:r w:rsidRPr="00605137">
        <w:rPr>
          <w:lang w:val="en-AU"/>
        </w:rPr>
        <w:t xml:space="preserve">The data was forked from </w:t>
      </w:r>
      <w:r w:rsidRPr="00605137" w:rsidR="0056302F">
        <w:rPr>
          <w:lang w:val="en-AU"/>
        </w:rPr>
        <w:t xml:space="preserve">the main </w:t>
      </w:r>
      <w:r w:rsidRPr="00605137">
        <w:rPr>
          <w:lang w:val="en-AU"/>
        </w:rPr>
        <w:t>GitHub</w:t>
      </w:r>
      <w:r w:rsidRPr="00605137" w:rsidR="0056302F">
        <w:rPr>
          <w:lang w:val="en-AU"/>
        </w:rPr>
        <w:t xml:space="preserve"> repository provided</w:t>
      </w:r>
      <w:r w:rsidRPr="00605137" w:rsidR="00C76DF7">
        <w:rPr>
          <w:lang w:val="en-AU"/>
        </w:rPr>
        <w:t xml:space="preserve"> and contained csv files with information on </w:t>
      </w:r>
      <w:r w:rsidRPr="00605137">
        <w:rPr>
          <w:lang w:val="en-AU"/>
        </w:rPr>
        <w:t xml:space="preserve">temperature, forecast demand, and actual demand. The forecast demand data files are the largest, containing multiple energy usage predictions </w:t>
      </w:r>
      <w:r w:rsidR="00A267D7">
        <w:rPr>
          <w:lang w:val="en-AU"/>
        </w:rPr>
        <w:t xml:space="preserve">(up to 79) </w:t>
      </w:r>
      <w:r w:rsidRPr="00605137">
        <w:rPr>
          <w:lang w:val="en-AU"/>
        </w:rPr>
        <w:t>for each DATETIME object.</w:t>
      </w:r>
    </w:p>
    <w:p w:rsidRPr="00605137" w:rsidR="00E51E20" w:rsidP="00605137" w:rsidRDefault="00E51E20" w14:paraId="33B7F86D" w14:textId="77777777">
      <w:pPr>
        <w:rPr>
          <w:sz w:val="20"/>
          <w:szCs w:val="20"/>
          <w:lang w:eastAsia="en-US"/>
        </w:rPr>
      </w:pPr>
    </w:p>
    <w:p w:rsidRPr="00605137" w:rsidR="00E51E20" w:rsidP="00254403" w:rsidRDefault="00254403" w14:paraId="031D999B" w14:textId="7384D6BF">
      <w:pPr>
        <w:rPr>
          <w:sz w:val="20"/>
          <w:szCs w:val="20"/>
        </w:rPr>
      </w:pPr>
      <w:r w:rsidRPr="00605137">
        <w:rPr>
          <w:sz w:val="20"/>
          <w:szCs w:val="20"/>
        </w:rPr>
        <w:t xml:space="preserve">The three datasets for NSW contain data from January 2010 to March 2021. </w:t>
      </w:r>
      <w:proofErr w:type="gramStart"/>
      <w:r w:rsidRPr="00605137">
        <w:rPr>
          <w:sz w:val="20"/>
          <w:szCs w:val="20"/>
        </w:rPr>
        <w:t>In order to</w:t>
      </w:r>
      <w:proofErr w:type="gramEnd"/>
      <w:r w:rsidRPr="00605137">
        <w:rPr>
          <w:sz w:val="20"/>
          <w:szCs w:val="20"/>
        </w:rPr>
        <w:t xml:space="preserve"> create a more relevant and meaningful dataset for data modelling, the team decided to </w:t>
      </w:r>
      <w:r w:rsidRPr="00605137" w:rsidR="00E51E20">
        <w:rPr>
          <w:sz w:val="20"/>
          <w:szCs w:val="20"/>
        </w:rPr>
        <w:t>use only data from 2015 to 2020.</w:t>
      </w:r>
    </w:p>
    <w:p w:rsidRPr="00605137" w:rsidR="00E51E20" w:rsidP="00254403" w:rsidRDefault="00E51E20" w14:paraId="3D424598" w14:textId="77777777">
      <w:pPr>
        <w:rPr>
          <w:sz w:val="20"/>
          <w:szCs w:val="20"/>
        </w:rPr>
      </w:pPr>
    </w:p>
    <w:p w:rsidRPr="00605137" w:rsidR="00E51E20" w:rsidP="00254403" w:rsidRDefault="00E51E20" w14:paraId="529EE085" w14:textId="6C13EA0D">
      <w:pPr>
        <w:rPr>
          <w:sz w:val="20"/>
          <w:szCs w:val="20"/>
        </w:rPr>
      </w:pPr>
      <w:r w:rsidRPr="201A10C3" w:rsidR="6B7B383B">
        <w:rPr>
          <w:sz w:val="20"/>
          <w:szCs w:val="20"/>
        </w:rPr>
        <w:t>There were two reasons for this. First, we excluded the 2021 data because it only had three months of data; therefore, any model looking for year-on-year trends would find that 2021 behaved very differently for previous years. This would essentially rule out using the year as a potential feature. Second, we excluded the 2010 to 2014 data because it showed a significant downwards trend</w:t>
      </w:r>
      <w:r w:rsidRPr="201A10C3" w:rsidR="536FF0A1">
        <w:rPr>
          <w:sz w:val="20"/>
          <w:szCs w:val="20"/>
        </w:rPr>
        <w:t xml:space="preserve"> that did not continue in subsequent years. We conducted research as to why this was the case, an academic paper </w:t>
      </w:r>
      <w:r w:rsidRPr="201A10C3" w:rsidR="7160DCCF">
        <w:rPr>
          <w:sz w:val="20"/>
          <w:szCs w:val="20"/>
        </w:rPr>
        <w:t>stipulated</w:t>
      </w:r>
      <w:r w:rsidRPr="201A10C3" w:rsidR="3D09344A">
        <w:rPr>
          <w:sz w:val="20"/>
          <w:szCs w:val="20"/>
        </w:rPr>
        <w:t xml:space="preserve"> that it was because of three factors: efficiency mandates</w:t>
      </w:r>
      <w:r w:rsidRPr="201A10C3" w:rsidR="53E6547D">
        <w:rPr>
          <w:sz w:val="20"/>
          <w:szCs w:val="20"/>
        </w:rPr>
        <w:t xml:space="preserve"> from the regulator</w:t>
      </w:r>
      <w:r w:rsidRPr="201A10C3" w:rsidR="3D09344A">
        <w:rPr>
          <w:sz w:val="20"/>
          <w:szCs w:val="20"/>
        </w:rPr>
        <w:t xml:space="preserve"> (primarily in household appliances), a structural change in the economy, and a response to a recent increase in electricity prices (Saddler, 2013). We concluded that these factors were not likely to occur again in the future in the same way</w:t>
      </w:r>
      <w:ins w:author="Jamie Twiss" w:date="2022-04-11T07:18:59.861Z" w:id="236283853">
        <w:r w:rsidRPr="201A10C3" w:rsidR="3D09344A">
          <w:rPr>
            <w:sz w:val="20"/>
            <w:szCs w:val="20"/>
          </w:rPr>
          <w:t xml:space="preserve">. Therefore, if we used </w:t>
        </w:r>
      </w:ins>
      <w:ins w:author="Jamie Twiss" w:date="2022-04-11T07:19:20.467Z" w:id="2003237819">
        <w:r w:rsidRPr="201A10C3" w:rsidR="3D09344A">
          <w:rPr>
            <w:sz w:val="20"/>
            <w:szCs w:val="20"/>
          </w:rPr>
          <w:t xml:space="preserve">the full time-series and also used year as an input, it would likely create an artificial downwards slope, while if we didn’t use year as an input, the forecasts would consistently be too high. </w:t>
        </w:r>
      </w:ins>
      <w:del w:author="Jamie Twiss" w:date="2022-04-11T07:18:56.164Z" w:id="857093161">
        <w:r w:rsidRPr="201A10C3" w:rsidDel="3D09344A">
          <w:rPr>
            <w:sz w:val="20"/>
            <w:szCs w:val="20"/>
          </w:rPr>
          <w:delText xml:space="preserve">, </w:delText>
        </w:r>
      </w:del>
      <w:commentRangeStart w:id="2"/>
      <w:del w:author="Jamie Twiss" w:date="2022-04-11T07:18:56.164Z" w:id="1912061944">
        <w:r w:rsidRPr="201A10C3" w:rsidDel="3D09344A">
          <w:rPr>
            <w:sz w:val="20"/>
            <w:szCs w:val="20"/>
          </w:rPr>
          <w:delText xml:space="preserve">and that including these years in the model would therefore create an artificial downwards slope over time. </w:delText>
        </w:r>
      </w:del>
      <w:commentRangeEnd w:id="2"/>
      <w:r>
        <w:rPr>
          <w:rStyle w:val="CommentReference"/>
        </w:rPr>
        <w:commentReference w:id="2"/>
      </w:r>
    </w:p>
    <w:p w:rsidRPr="00605137" w:rsidR="002D0A2D" w:rsidP="00254403" w:rsidRDefault="002D0A2D" w14:paraId="3D5EA5E4" w14:textId="77777777">
      <w:pPr>
        <w:rPr>
          <w:sz w:val="20"/>
          <w:szCs w:val="20"/>
        </w:rPr>
      </w:pPr>
    </w:p>
    <w:p w:rsidR="006E7886" w:rsidP="00605137" w:rsidRDefault="00F16BCC" w14:paraId="415A6D56" w14:textId="5F474AAA">
      <w:pPr>
        <w:rPr>
          <w:sz w:val="20"/>
          <w:szCs w:val="20"/>
        </w:rPr>
      </w:pPr>
      <w:r w:rsidRPr="00605137">
        <w:rPr>
          <w:sz w:val="20"/>
          <w:szCs w:val="20"/>
        </w:rPr>
        <w:t>The electricity demand and temperature datasets are merged to create the main dataset to begin modelling. The electricity demand dataset had data for every 30 minutes, while temperature data is more erratic with inconsistent DATETIME.</w:t>
      </w:r>
      <w:r w:rsidRPr="00605137" w:rsidR="009D7DF5">
        <w:rPr>
          <w:sz w:val="20"/>
          <w:szCs w:val="20"/>
        </w:rPr>
        <w:t xml:space="preserve"> We </w:t>
      </w:r>
      <w:r w:rsidR="00671D86">
        <w:rPr>
          <w:sz w:val="20"/>
          <w:szCs w:val="20"/>
        </w:rPr>
        <w:t xml:space="preserve">validated that the demand data was complete for our needs, </w:t>
      </w:r>
      <w:r w:rsidRPr="00605137" w:rsidR="009D7DF5">
        <w:rPr>
          <w:sz w:val="20"/>
          <w:szCs w:val="20"/>
        </w:rPr>
        <w:t>used a left join to merge the datasets which populated the demand DATETIME with temperature data</w:t>
      </w:r>
      <w:r w:rsidR="00671D86">
        <w:rPr>
          <w:sz w:val="20"/>
          <w:szCs w:val="20"/>
        </w:rPr>
        <w:t xml:space="preserve"> and filled any missing temperature values appropriately</w:t>
      </w:r>
      <w:r w:rsidRPr="00605137" w:rsidR="009D7DF5">
        <w:rPr>
          <w:sz w:val="20"/>
          <w:szCs w:val="20"/>
        </w:rPr>
        <w:t>.</w:t>
      </w:r>
    </w:p>
    <w:p w:rsidRPr="00605137" w:rsidR="00605137" w:rsidP="00605137" w:rsidRDefault="00605137" w14:paraId="71B3ED57" w14:textId="77777777">
      <w:pPr>
        <w:rPr>
          <w:sz w:val="20"/>
          <w:szCs w:val="20"/>
        </w:rPr>
      </w:pPr>
    </w:p>
    <w:p w:rsidRPr="00605137" w:rsidR="00C76DF7" w:rsidP="00C76DF7" w:rsidRDefault="00C76DF7" w14:paraId="35832FA0" w14:textId="79E8BB51">
      <w:pPr>
        <w:pStyle w:val="p1a"/>
        <w:rPr>
          <w:lang w:val="en-AU"/>
        </w:rPr>
      </w:pPr>
      <w:r w:rsidRPr="00605137">
        <w:rPr>
          <w:lang w:val="en-AU"/>
        </w:rPr>
        <w:t xml:space="preserve">The forecast demand data for NSW </w:t>
      </w:r>
      <w:r w:rsidR="00605137">
        <w:rPr>
          <w:lang w:val="en-AU"/>
        </w:rPr>
        <w:t>was</w:t>
      </w:r>
      <w:r w:rsidRPr="00605137">
        <w:rPr>
          <w:lang w:val="en-AU"/>
        </w:rPr>
        <w:t xml:space="preserve"> used as a benchmark for </w:t>
      </w:r>
      <w:r w:rsidR="009454E2">
        <w:rPr>
          <w:lang w:val="en-AU"/>
        </w:rPr>
        <w:t xml:space="preserve">our </w:t>
      </w:r>
      <w:r w:rsidRPr="00605137">
        <w:rPr>
          <w:lang w:val="en-AU"/>
        </w:rPr>
        <w:t>models to ensure that the model we produce works at par, or better than the forecasting models that exist in the market today.</w:t>
      </w:r>
    </w:p>
    <w:p w:rsidRPr="002F2C9D" w:rsidR="00184EBB" w:rsidP="5B441ED9" w:rsidRDefault="00184EBB" w14:paraId="23BAD98D" w14:textId="1156C5BD">
      <w:pPr>
        <w:pStyle w:val="heading2"/>
        <w:rPr>
          <w:lang w:val="en-AU"/>
        </w:rPr>
      </w:pPr>
      <w:r w:rsidRPr="5472ABD4">
        <w:rPr>
          <w:lang w:val="en-AU"/>
        </w:rPr>
        <w:t>Assumptions</w:t>
      </w:r>
    </w:p>
    <w:p w:rsidR="002B2E2C" w:rsidP="5B441ED9" w:rsidRDefault="002B2E2C" w14:paraId="53336296" w14:textId="77777777">
      <w:pPr>
        <w:pStyle w:val="p1a"/>
        <w:rPr>
          <w:lang w:val="en-AU"/>
        </w:rPr>
      </w:pPr>
      <w:r>
        <w:rPr>
          <w:lang w:val="en-AU"/>
        </w:rPr>
        <w:t>The following assumptions were made during the data preparation, data modelling and reporting stages of the project:</w:t>
      </w:r>
    </w:p>
    <w:p w:rsidR="002B2E2C" w:rsidP="002B2E2C" w:rsidRDefault="5B441ED9" w14:paraId="7AB33124" w14:textId="77777777">
      <w:pPr>
        <w:pStyle w:val="bulletitem"/>
        <w:rPr>
          <w:lang w:val="en-AU"/>
        </w:rPr>
      </w:pPr>
      <w:r w:rsidRPr="002F2C9D">
        <w:rPr>
          <w:lang w:val="en-AU"/>
        </w:rPr>
        <w:t>While we have checked for outliers or obvious errors, we have otherwise assumed that the provided data is correct.</w:t>
      </w:r>
    </w:p>
    <w:p w:rsidR="5B441ED9" w:rsidP="002B2E2C" w:rsidRDefault="002B2E2C" w14:paraId="7872E862" w14:textId="0D211596">
      <w:pPr>
        <w:pStyle w:val="bulletitem"/>
        <w:rPr>
          <w:lang w:val="en-AU"/>
        </w:rPr>
      </w:pPr>
      <w:r w:rsidRPr="002B2E2C">
        <w:rPr>
          <w:lang w:val="en-AU"/>
        </w:rPr>
        <w:t>T</w:t>
      </w:r>
      <w:r w:rsidRPr="002B2E2C" w:rsidR="5B441ED9">
        <w:rPr>
          <w:lang w:val="en-AU"/>
        </w:rPr>
        <w:t xml:space="preserve">emperature measured at a single point in </w:t>
      </w:r>
      <w:r>
        <w:rPr>
          <w:lang w:val="en-AU"/>
        </w:rPr>
        <w:t>Bankstown</w:t>
      </w:r>
      <w:r w:rsidRPr="002B2E2C" w:rsidR="5B441ED9">
        <w:rPr>
          <w:lang w:val="en-AU"/>
        </w:rPr>
        <w:t xml:space="preserve"> is predictive of demand for the </w:t>
      </w:r>
      <w:r>
        <w:rPr>
          <w:lang w:val="en-AU"/>
        </w:rPr>
        <w:t xml:space="preserve">entire </w:t>
      </w:r>
      <w:r w:rsidR="003F6393">
        <w:rPr>
          <w:lang w:val="en-AU"/>
        </w:rPr>
        <w:t>state of New South Wales</w:t>
      </w:r>
      <w:r w:rsidRPr="002B2E2C" w:rsidR="5B441ED9">
        <w:rPr>
          <w:lang w:val="en-AU"/>
        </w:rPr>
        <w:t>.</w:t>
      </w:r>
    </w:p>
    <w:p w:rsidRPr="00605137" w:rsidR="00AE7E22" w:rsidP="00184EBB" w:rsidRDefault="00D317FA" w14:paraId="4A36CC37" w14:textId="5AA621EC">
      <w:pPr>
        <w:pStyle w:val="bulletitem"/>
        <w:rPr>
          <w:lang w:val="en-AU"/>
        </w:rPr>
      </w:pPr>
      <w:r>
        <w:rPr>
          <w:lang w:val="en-AU"/>
        </w:rPr>
        <w:t xml:space="preserve">The forecasting methods used to create the forecast demand dataset is unknown. We will assume that it is a suitable method for the data </w:t>
      </w:r>
      <w:proofErr w:type="gramStart"/>
      <w:r>
        <w:rPr>
          <w:lang w:val="en-AU"/>
        </w:rPr>
        <w:t>in order to</w:t>
      </w:r>
      <w:proofErr w:type="gramEnd"/>
      <w:r>
        <w:rPr>
          <w:lang w:val="en-AU"/>
        </w:rPr>
        <w:t xml:space="preserve"> use it as an </w:t>
      </w:r>
      <w:r w:rsidR="009454E2">
        <w:rPr>
          <w:lang w:val="en-AU"/>
        </w:rPr>
        <w:t>evaluation criterion</w:t>
      </w:r>
      <w:r>
        <w:rPr>
          <w:lang w:val="en-AU"/>
        </w:rPr>
        <w:t xml:space="preserve"> for our models.</w:t>
      </w:r>
    </w:p>
    <w:p w:rsidRPr="002F2C9D" w:rsidR="00184EBB" w:rsidP="00184EBB" w:rsidRDefault="08B3199B" w14:paraId="3614C756" w14:textId="151D1500">
      <w:pPr>
        <w:pStyle w:val="heading2"/>
        <w:rPr>
          <w:lang w:val="en-AU"/>
        </w:rPr>
      </w:pPr>
      <w:r w:rsidRPr="5472ABD4">
        <w:rPr>
          <w:lang w:val="en-AU"/>
        </w:rPr>
        <w:t>Modelling Methods</w:t>
      </w:r>
    </w:p>
    <w:p w:rsidRPr="002F2C9D" w:rsidR="3B5E454F" w:rsidP="3B5E454F" w:rsidRDefault="3B5E454F" w14:paraId="122F58A9" w14:textId="558C0343">
      <w:pPr>
        <w:pStyle w:val="p1a"/>
        <w:rPr>
          <w:lang w:val="en-AU"/>
        </w:rPr>
      </w:pPr>
      <w:r w:rsidRPr="002F2C9D">
        <w:rPr>
          <w:lang w:val="en-AU"/>
        </w:rPr>
        <w:t xml:space="preserve">The team </w:t>
      </w:r>
      <w:r w:rsidRPr="002F2C9D" w:rsidR="00D317FA">
        <w:rPr>
          <w:lang w:val="en-AU"/>
        </w:rPr>
        <w:t>trialled</w:t>
      </w:r>
      <w:r w:rsidRPr="002F2C9D">
        <w:rPr>
          <w:lang w:val="en-AU"/>
        </w:rPr>
        <w:t xml:space="preserve"> several different approaches </w:t>
      </w:r>
      <w:proofErr w:type="gramStart"/>
      <w:r w:rsidRPr="002F2C9D">
        <w:rPr>
          <w:lang w:val="en-AU"/>
        </w:rPr>
        <w:t>in order to</w:t>
      </w:r>
      <w:proofErr w:type="gramEnd"/>
      <w:r w:rsidRPr="002F2C9D">
        <w:rPr>
          <w:lang w:val="en-AU"/>
        </w:rPr>
        <w:t xml:space="preserve"> identify the most promising model(s) to build. The criteria we evaluated the different approaches on were:</w:t>
      </w:r>
    </w:p>
    <w:p w:rsidRPr="002F2C9D" w:rsidR="3B5E454F" w:rsidP="3B5E454F" w:rsidRDefault="3B5E454F" w14:paraId="503D79B5" w14:textId="124A292A"/>
    <w:p w:rsidRPr="002F2C9D" w:rsidR="3B5E454F" w:rsidP="3B5E454F" w:rsidRDefault="3B5E454F" w14:paraId="27DF2631" w14:textId="5F8A7866">
      <w:pPr>
        <w:pStyle w:val="ListParagraph"/>
        <w:numPr>
          <w:ilvl w:val="0"/>
          <w:numId w:val="7"/>
        </w:numPr>
        <w:rPr>
          <w:lang w:val="en-AU"/>
        </w:rPr>
      </w:pPr>
      <w:r w:rsidRPr="002F2C9D">
        <w:rPr>
          <w:lang w:val="en-AU"/>
        </w:rPr>
        <w:t xml:space="preserve">Predictive power. Based on what we know about different model types, and some preliminary </w:t>
      </w:r>
      <w:r w:rsidRPr="002F2C9D" w:rsidR="009454E2">
        <w:rPr>
          <w:lang w:val="en-AU"/>
        </w:rPr>
        <w:t>modelling</w:t>
      </w:r>
      <w:r w:rsidRPr="002F2C9D">
        <w:rPr>
          <w:lang w:val="en-AU"/>
        </w:rPr>
        <w:t xml:space="preserve"> attempts, which approach(es) do we think are </w:t>
      </w:r>
      <w:r w:rsidRPr="002F2C9D">
        <w:rPr>
          <w:lang w:val="en-AU"/>
        </w:rPr>
        <w:lastRenderedPageBreak/>
        <w:t>most likely to lead to effective models for delivering commercial outcomes (as defined in 1.2 above)?</w:t>
      </w:r>
    </w:p>
    <w:p w:rsidRPr="002F2C9D" w:rsidR="3B5E454F" w:rsidP="3B5E454F" w:rsidRDefault="3B5E454F" w14:paraId="5FFB416E" w14:textId="110F8411">
      <w:pPr>
        <w:pStyle w:val="ListParagraph"/>
        <w:numPr>
          <w:ilvl w:val="0"/>
          <w:numId w:val="7"/>
        </w:numPr>
        <w:rPr>
          <w:lang w:val="en-AU"/>
        </w:rPr>
      </w:pPr>
      <w:r w:rsidRPr="002F2C9D">
        <w:rPr>
          <w:lang w:val="en-AU"/>
        </w:rPr>
        <w:t>Suitability for the problem. Given that the project is a windowed time-series analysis, some approaches may not be feasible or realistic</w:t>
      </w:r>
      <w:r w:rsidR="00605137">
        <w:rPr>
          <w:lang w:val="en-AU"/>
        </w:rPr>
        <w:t>, such as the spline-fitting approach.</w:t>
      </w:r>
    </w:p>
    <w:p w:rsidRPr="002F2C9D" w:rsidR="3B5E454F" w:rsidP="3B5E454F" w:rsidRDefault="3B5E454F" w14:paraId="7F1C77F9" w14:textId="22CB982E">
      <w:pPr>
        <w:pStyle w:val="ListParagraph"/>
        <w:numPr>
          <w:ilvl w:val="0"/>
          <w:numId w:val="7"/>
        </w:numPr>
        <w:rPr>
          <w:lang w:val="en-AU"/>
        </w:rPr>
      </w:pPr>
      <w:r w:rsidRPr="002F2C9D">
        <w:rPr>
          <w:lang w:val="en-AU"/>
        </w:rPr>
        <w:t xml:space="preserve">Familiarity. Given the tight time constraints, we prioritized </w:t>
      </w:r>
      <w:r w:rsidRPr="002F2C9D" w:rsidR="009454E2">
        <w:rPr>
          <w:lang w:val="en-AU"/>
        </w:rPr>
        <w:t>modelling</w:t>
      </w:r>
      <w:r w:rsidRPr="002F2C9D">
        <w:rPr>
          <w:lang w:val="en-AU"/>
        </w:rPr>
        <w:t xml:space="preserve"> approaches that the team was already familiar with, such as those taught in Machine Learning and in Neural Networks.</w:t>
      </w:r>
    </w:p>
    <w:p w:rsidRPr="002F2C9D" w:rsidR="3B5E454F" w:rsidP="3B5E454F" w:rsidRDefault="3B5E454F" w14:paraId="631B1FB7" w14:textId="53BCCC80"/>
    <w:p w:rsidRPr="00605137" w:rsidR="00184EBB" w:rsidP="00184EBB" w:rsidRDefault="00184EBB" w14:paraId="3593CD60" w14:textId="023AB92A">
      <w:pPr>
        <w:rPr>
          <w:sz w:val="20"/>
          <w:szCs w:val="20"/>
        </w:rPr>
      </w:pPr>
    </w:p>
    <w:p w:rsidRPr="00605137" w:rsidR="3B5E454F" w:rsidP="3B5E454F" w:rsidRDefault="3B5E454F" w14:paraId="79640BFD" w14:textId="55C81C8B">
      <w:pPr>
        <w:rPr>
          <w:sz w:val="20"/>
          <w:szCs w:val="20"/>
        </w:rPr>
      </w:pPr>
      <w:r w:rsidRPr="201A10C3" w:rsidR="47DA1FC3">
        <w:rPr>
          <w:sz w:val="20"/>
          <w:szCs w:val="20"/>
        </w:rPr>
        <w:t xml:space="preserve">While we experimented with other approaches, such as fitting splines to the data, we ended up deciding to build two separate models, a Neural Network (NN) model and a </w:t>
      </w:r>
      <w:r w:rsidRPr="201A10C3" w:rsidR="462FFF9E">
        <w:rPr>
          <w:sz w:val="20"/>
          <w:szCs w:val="20"/>
        </w:rPr>
        <w:t xml:space="preserve">classic </w:t>
      </w:r>
      <w:r w:rsidRPr="201A10C3" w:rsidR="47DA1FC3">
        <w:rPr>
          <w:sz w:val="20"/>
          <w:szCs w:val="20"/>
        </w:rPr>
        <w:t xml:space="preserve">Machine Learning (ML) model. We decided that two models would enable us to compare the accuracy of one with the </w:t>
      </w:r>
      <w:r w:rsidRPr="201A10C3" w:rsidR="47DA1FC3">
        <w:rPr>
          <w:sz w:val="20"/>
          <w:szCs w:val="20"/>
        </w:rPr>
        <w:t>other and</w:t>
      </w:r>
      <w:r w:rsidRPr="201A10C3" w:rsidR="47DA1FC3">
        <w:rPr>
          <w:sz w:val="20"/>
          <w:szCs w:val="20"/>
        </w:rPr>
        <w:t xml:space="preserve"> would also make our approach more resilient in case one or the other model either could not be made to work or would not have sufficient predictive power to be useful. In a commercial context, we agreed that to manage our risk, we would prefer to have a backup in case one model was not ready or sufficient when the client expected to see the results.</w:t>
      </w:r>
    </w:p>
    <w:p w:rsidRPr="00605137" w:rsidR="3B5E454F" w:rsidP="3B5E454F" w:rsidRDefault="3B5E454F" w14:paraId="3714055C" w14:textId="42A99D2F">
      <w:pPr>
        <w:rPr>
          <w:sz w:val="20"/>
          <w:szCs w:val="20"/>
        </w:rPr>
      </w:pPr>
    </w:p>
    <w:p w:rsidRPr="00605137" w:rsidR="3B5E454F" w:rsidP="3B5E454F" w:rsidRDefault="3B5E454F" w14:paraId="54C7CCF9" w14:textId="4945DCC1">
      <w:pPr>
        <w:rPr>
          <w:sz w:val="20"/>
          <w:szCs w:val="20"/>
        </w:rPr>
      </w:pPr>
      <w:commentRangeStart w:id="3"/>
      <w:r w:rsidRPr="00605137">
        <w:rPr>
          <w:sz w:val="20"/>
          <w:szCs w:val="20"/>
        </w:rPr>
        <w:t xml:space="preserve">We agreed that we would use </w:t>
      </w:r>
      <w:r w:rsidR="002174C4">
        <w:rPr>
          <w:sz w:val="20"/>
          <w:szCs w:val="20"/>
        </w:rPr>
        <w:t>MAE</w:t>
      </w:r>
      <w:r w:rsidRPr="00605137" w:rsidR="00B30050">
        <w:rPr>
          <w:sz w:val="20"/>
          <w:szCs w:val="20"/>
        </w:rPr>
        <w:t xml:space="preserve"> </w:t>
      </w:r>
      <w:r w:rsidRPr="00605137">
        <w:rPr>
          <w:sz w:val="20"/>
          <w:szCs w:val="20"/>
        </w:rPr>
        <w:t>as our loss function consistently across all models to ensure that we were comparing them consistently.</w:t>
      </w:r>
      <w:commentRangeEnd w:id="3"/>
      <w:r w:rsidR="009454E2">
        <w:rPr>
          <w:rStyle w:val="CommentReference"/>
        </w:rPr>
        <w:commentReference w:id="3"/>
      </w:r>
    </w:p>
    <w:p w:rsidRPr="002F2C9D" w:rsidR="3B5E454F" w:rsidP="3B5E454F" w:rsidRDefault="3B5E454F" w14:paraId="2C7B484F" w14:textId="7888A07E">
      <w:pPr>
        <w:pStyle w:val="heading2"/>
        <w:numPr>
          <w:ilvl w:val="2"/>
          <w:numId w:val="14"/>
        </w:numPr>
        <w:rPr>
          <w:lang w:val="en-AU"/>
        </w:rPr>
      </w:pPr>
      <w:r w:rsidRPr="5472ABD4">
        <w:rPr>
          <w:lang w:val="en-AU"/>
        </w:rPr>
        <w:t>Neural network</w:t>
      </w:r>
    </w:p>
    <w:p w:rsidR="3B5E454F" w:rsidP="3B5E454F" w:rsidRDefault="3B5E454F" w14:paraId="05F4AF3C" w14:textId="5BA128C8">
      <w:pPr>
        <w:pStyle w:val="p1a"/>
        <w:rPr>
          <w:lang w:val="en-AU"/>
        </w:rPr>
      </w:pPr>
    </w:p>
    <w:p w:rsidRPr="00605137" w:rsidR="0032230E" w:rsidRDefault="3B5E454F" w14:paraId="57DBF6C1" w14:textId="6D154179">
      <w:pPr>
        <w:rPr>
          <w:sz w:val="20"/>
          <w:szCs w:val="20"/>
        </w:rPr>
      </w:pPr>
      <w:r w:rsidRPr="00605137">
        <w:rPr>
          <w:sz w:val="20"/>
          <w:szCs w:val="20"/>
        </w:rPr>
        <w:t xml:space="preserve">We divided the modelling team into two sub-teams, the first of which set out to build a neural network. </w:t>
      </w:r>
      <w:r w:rsidRPr="00605137" w:rsidR="0032230E">
        <w:rPr>
          <w:sz w:val="20"/>
          <w:szCs w:val="20"/>
        </w:rPr>
        <w:t xml:space="preserve">The team used a variety of software tools and modules, starting with </w:t>
      </w:r>
      <w:r w:rsidR="00BC10DB">
        <w:rPr>
          <w:sz w:val="20"/>
          <w:szCs w:val="20"/>
        </w:rPr>
        <w:t xml:space="preserve">scikit-learn </w:t>
      </w:r>
      <w:r w:rsidRPr="00605137" w:rsidR="0032230E">
        <w:rPr>
          <w:sz w:val="20"/>
          <w:szCs w:val="20"/>
        </w:rPr>
        <w:t xml:space="preserve">and then moving to </w:t>
      </w:r>
      <w:proofErr w:type="spellStart"/>
      <w:r w:rsidR="00BC10DB">
        <w:rPr>
          <w:sz w:val="20"/>
          <w:szCs w:val="20"/>
        </w:rPr>
        <w:t>P</w:t>
      </w:r>
      <w:r w:rsidRPr="00605137" w:rsidR="0032230E">
        <w:rPr>
          <w:sz w:val="20"/>
          <w:szCs w:val="20"/>
        </w:rPr>
        <w:t>ytorch</w:t>
      </w:r>
      <w:proofErr w:type="spellEnd"/>
      <w:r w:rsidRPr="00605137" w:rsidR="0032230E">
        <w:rPr>
          <w:sz w:val="20"/>
          <w:szCs w:val="20"/>
        </w:rPr>
        <w:t xml:space="preserve"> for its greater scalability.</w:t>
      </w:r>
    </w:p>
    <w:p w:rsidRPr="00605137" w:rsidR="0032230E" w:rsidRDefault="0032230E" w14:paraId="730FC382" w14:textId="3ECC543A">
      <w:pPr>
        <w:rPr>
          <w:sz w:val="20"/>
          <w:szCs w:val="20"/>
        </w:rPr>
      </w:pPr>
    </w:p>
    <w:p w:rsidRPr="00605137" w:rsidR="0032230E" w:rsidRDefault="0032230E" w14:paraId="19D3B7F3" w14:textId="637DABC0">
      <w:pPr>
        <w:rPr>
          <w:sz w:val="20"/>
          <w:szCs w:val="20"/>
        </w:rPr>
      </w:pPr>
      <w:r w:rsidRPr="4DCCAEFB">
        <w:rPr>
          <w:sz w:val="20"/>
          <w:szCs w:val="20"/>
        </w:rPr>
        <w:t>The model took four different inputs: temperature, date (split into day and month), and time of day. These inpu</w:t>
      </w:r>
      <w:r w:rsidRPr="4DCCAEFB" w:rsidR="4DCCAEFB">
        <w:rPr>
          <w:sz w:val="20"/>
          <w:szCs w:val="20"/>
        </w:rPr>
        <w:t xml:space="preserve">ts were chosen as during our data analysis it was found that there was a correlation between the electricity demand and date/time. The demand changed differently depending on the month in year, intuitively because different seasons result in different usage. The time of day also affected the electricity demand, as for example the night hours generally saw less demand than peak work hours in the middle of the day. The day was also considered as the electricity demand </w:t>
      </w:r>
      <w:r w:rsidRPr="4DCCAEFB" w:rsidR="00BC10DB">
        <w:rPr>
          <w:sz w:val="20"/>
          <w:szCs w:val="20"/>
        </w:rPr>
        <w:t>varied</w:t>
      </w:r>
      <w:r w:rsidRPr="4DCCAEFB" w:rsidR="4DCCAEFB">
        <w:rPr>
          <w:sz w:val="20"/>
          <w:szCs w:val="20"/>
        </w:rPr>
        <w:t xml:space="preserve"> depending on the day, for example a weekday to a weekend.</w:t>
      </w:r>
    </w:p>
    <w:p w:rsidR="4DCCAEFB" w:rsidP="4DCCAEFB" w:rsidRDefault="4DCCAEFB" w14:paraId="5B19797C" w14:textId="11200E2A"/>
    <w:p w:rsidRPr="00605137" w:rsidR="0032230E" w:rsidP="4DCCAEFB" w:rsidRDefault="0032230E" w14:paraId="7E9A7AC0" w14:textId="298FDAE3">
      <w:pPr>
        <w:rPr>
          <w:sz w:val="20"/>
          <w:szCs w:val="20"/>
        </w:rPr>
      </w:pPr>
      <w:r w:rsidRPr="4DCCAEFB">
        <w:rPr>
          <w:sz w:val="20"/>
          <w:szCs w:val="20"/>
        </w:rPr>
        <w:t xml:space="preserve">Starting with a simple neural network with two layers, each containing 200 nodes, the team confirmed that this approach had merit, with a Mean </w:t>
      </w:r>
      <w:r w:rsidR="0050770A">
        <w:rPr>
          <w:sz w:val="20"/>
          <w:szCs w:val="20"/>
        </w:rPr>
        <w:t>Absolute</w:t>
      </w:r>
      <w:r w:rsidRPr="4DCCAEFB" w:rsidR="0050770A">
        <w:rPr>
          <w:sz w:val="20"/>
          <w:szCs w:val="20"/>
        </w:rPr>
        <w:t xml:space="preserve"> </w:t>
      </w:r>
      <w:r w:rsidRPr="4DCCAEFB">
        <w:rPr>
          <w:sz w:val="20"/>
          <w:szCs w:val="20"/>
        </w:rPr>
        <w:t xml:space="preserve">Error (MAE) of 764. This model simply predicted the temperature </w:t>
      </w:r>
      <w:r w:rsidR="0050770A">
        <w:rPr>
          <w:sz w:val="20"/>
          <w:szCs w:val="20"/>
        </w:rPr>
        <w:t xml:space="preserve">using </w:t>
      </w:r>
      <w:r w:rsidRPr="4DCCAEFB">
        <w:rPr>
          <w:sz w:val="20"/>
          <w:szCs w:val="20"/>
        </w:rPr>
        <w:t xml:space="preserve">time and date data, attempting a simple point forecast. This was promising enough to then consider more complex neural networks, like </w:t>
      </w:r>
      <w:r w:rsidRPr="4DCCAEFB">
        <w:rPr>
          <w:b/>
          <w:bCs/>
          <w:sz w:val="20"/>
          <w:szCs w:val="20"/>
        </w:rPr>
        <w:t>Recurrent Neural Networks (RNN)</w:t>
      </w:r>
      <w:r w:rsidRPr="4DCCAEFB">
        <w:rPr>
          <w:sz w:val="20"/>
          <w:szCs w:val="20"/>
        </w:rPr>
        <w:t>, which are commonly used for sequence prediction models and time-series problems.</w:t>
      </w:r>
    </w:p>
    <w:p w:rsidRPr="00605137" w:rsidR="0032230E" w:rsidP="4DCCAEFB" w:rsidRDefault="0032230E" w14:paraId="50437AED" w14:textId="2C51A0B5"/>
    <w:p w:rsidRPr="00605137" w:rsidR="3B5E454F" w:rsidP="4DCCAEFB" w:rsidRDefault="4DCCAEFB" w14:paraId="3A1C625D" w14:textId="4DA92DD4">
      <w:pPr>
        <w:rPr>
          <w:sz w:val="20"/>
          <w:szCs w:val="20"/>
        </w:rPr>
      </w:pPr>
      <w:r w:rsidRPr="4DCCAEFB">
        <w:rPr>
          <w:sz w:val="20"/>
          <w:szCs w:val="20"/>
        </w:rPr>
        <w:lastRenderedPageBreak/>
        <w:t>First</w:t>
      </w:r>
      <w:r w:rsidR="00840AD1">
        <w:rPr>
          <w:sz w:val="20"/>
          <w:szCs w:val="20"/>
        </w:rPr>
        <w:t>,</w:t>
      </w:r>
      <w:r w:rsidRPr="4DCCAEFB">
        <w:rPr>
          <w:sz w:val="20"/>
          <w:szCs w:val="20"/>
        </w:rPr>
        <w:t xml:space="preserve"> a simple model was built which had an RNN, followed by a single output with 16 hidden nodes (diagram below). This model did not prove very powerful at predicting electricity demand using the above-mentioned inputs, with MAE errors higher than the simple 2-layer NN first attempted. However, it proved as a worthy starting point to delve deeper into more complex RNN architectures. </w:t>
      </w:r>
      <w:r w:rsidRPr="4DCCAEFB" w:rsidR="0032230E">
        <w:rPr>
          <w:sz w:val="20"/>
          <w:szCs w:val="20"/>
        </w:rPr>
        <w:t>This was promising enough for the team to then implement a structured approach to experimenting with different RNN architectures, building a model that could easily be configured.</w:t>
      </w:r>
    </w:p>
    <w:p w:rsidRPr="00605137" w:rsidR="3B5E454F" w:rsidP="4DCCAEFB" w:rsidRDefault="3B5E454F" w14:paraId="5BC5D270" w14:textId="28AD8EE3"/>
    <w:p w:rsidRPr="00605137" w:rsidR="3B5E454F" w:rsidP="4DCCAEFB" w:rsidRDefault="4DCCAEFB" w14:paraId="65D37F32" w14:textId="04BA9B40">
      <w:r>
        <w:rPr>
          <w:noProof/>
        </w:rPr>
        <w:drawing>
          <wp:inline distT="0" distB="0" distL="0" distR="0" wp14:anchorId="3FD4860A" wp14:editId="0663996D">
            <wp:extent cx="4391025" cy="2019300"/>
            <wp:effectExtent l="0" t="0" r="0" b="0"/>
            <wp:docPr id="2113266570" name="Picture 211326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1025" cy="2019300"/>
                    </a:xfrm>
                    <a:prstGeom prst="rect">
                      <a:avLst/>
                    </a:prstGeom>
                  </pic:spPr>
                </pic:pic>
              </a:graphicData>
            </a:graphic>
          </wp:inline>
        </w:drawing>
      </w:r>
    </w:p>
    <w:p w:rsidRPr="00605137" w:rsidR="3B5E454F" w:rsidP="4DCCAEFB" w:rsidRDefault="4DCCAEFB" w14:paraId="1AB100A2" w14:textId="1DB6AF3D">
      <w:pPr>
        <w:rPr>
          <w:sz w:val="20"/>
          <w:szCs w:val="20"/>
        </w:rPr>
      </w:pPr>
      <w:r w:rsidRPr="4DCCAEFB">
        <w:rPr>
          <w:sz w:val="20"/>
          <w:szCs w:val="20"/>
        </w:rPr>
        <w:t xml:space="preserve">Further, a more structured python script was written that allowed the configuration, testing and tuning of 4 RNN networks. With this script, by simply changing a few variables different architectures could be tested and tuned with their hyperparameters. </w:t>
      </w:r>
      <w:r w:rsidRPr="4DCCAEFB" w:rsidR="39C03FCD">
        <w:rPr>
          <w:sz w:val="20"/>
          <w:szCs w:val="20"/>
        </w:rPr>
        <w:t xml:space="preserve">Below are the four RNN architectures designed </w:t>
      </w:r>
      <w:r w:rsidRPr="4DCCAEFB" w:rsidR="0027245D">
        <w:rPr>
          <w:sz w:val="20"/>
          <w:szCs w:val="20"/>
        </w:rPr>
        <w:t xml:space="preserve">and tuned to determine the best </w:t>
      </w:r>
      <w:r w:rsidRPr="4DCCAEFB" w:rsidR="39C03FCD">
        <w:rPr>
          <w:sz w:val="20"/>
          <w:szCs w:val="20"/>
        </w:rPr>
        <w:t xml:space="preserve">Neural Network Model. </w:t>
      </w:r>
    </w:p>
    <w:p w:rsidRPr="00605137" w:rsidR="39C03FCD" w:rsidP="39C03FCD" w:rsidRDefault="39C03FCD" w14:paraId="5E15BEDE" w14:textId="08F1C38E">
      <w:pPr>
        <w:rPr>
          <w:sz w:val="20"/>
          <w:szCs w:val="20"/>
        </w:rPr>
      </w:pPr>
      <w:r w:rsidRPr="00605137">
        <w:rPr>
          <w:sz w:val="20"/>
          <w:szCs w:val="20"/>
        </w:rPr>
        <w:t xml:space="preserve"> </w:t>
      </w:r>
    </w:p>
    <w:p w:rsidRPr="00605137" w:rsidR="00FA1FB3" w:rsidP="00FA1FB3" w:rsidRDefault="00FA1FB3" w14:paraId="1E8D20A5" w14:textId="090B8221">
      <w:pPr>
        <w:pStyle w:val="ListParagraph"/>
        <w:numPr>
          <w:ilvl w:val="0"/>
          <w:numId w:val="21"/>
        </w:numPr>
        <w:rPr>
          <w:lang w:val="en-AU"/>
        </w:rPr>
      </w:pPr>
      <w:r w:rsidRPr="00605137">
        <w:rPr>
          <w:lang w:val="en-AU"/>
        </w:rPr>
        <w:t>Neural Network with one </w:t>
      </w:r>
      <w:r w:rsidRPr="00605137">
        <w:rPr>
          <w:b/>
          <w:bCs/>
          <w:lang w:val="en-AU"/>
        </w:rPr>
        <w:t>Long Short-Term Memory</w:t>
      </w:r>
      <w:r w:rsidRPr="00605137">
        <w:rPr>
          <w:lang w:val="en-AU"/>
        </w:rPr>
        <w:t> Network (LSTM Network) one fully connected linear layer and one output Layer</w:t>
      </w:r>
    </w:p>
    <w:p w:rsidRPr="00605137" w:rsidR="00FA1FB3" w:rsidP="00FA1FB3" w:rsidRDefault="00FA1FB3" w14:paraId="272A1E0E" w14:textId="77777777">
      <w:pPr>
        <w:pStyle w:val="ListParagraph"/>
        <w:numPr>
          <w:ilvl w:val="0"/>
          <w:numId w:val="21"/>
        </w:numPr>
        <w:rPr>
          <w:lang w:val="en-AU"/>
        </w:rPr>
      </w:pPr>
      <w:r w:rsidRPr="00605137">
        <w:rPr>
          <w:lang w:val="en-AU"/>
        </w:rPr>
        <w:t>Neural Network with one LSTM Network, two fully connected linear layers and one output Layer</w:t>
      </w:r>
    </w:p>
    <w:p w:rsidRPr="00605137" w:rsidR="00FA1FB3" w:rsidP="00FA1FB3" w:rsidRDefault="00FA1FB3" w14:paraId="15CFB6D6" w14:textId="093233C0">
      <w:pPr>
        <w:pStyle w:val="ListParagraph"/>
        <w:numPr>
          <w:ilvl w:val="0"/>
          <w:numId w:val="21"/>
        </w:numPr>
        <w:rPr>
          <w:lang w:val="en-AU"/>
        </w:rPr>
      </w:pPr>
      <w:r w:rsidRPr="00605137">
        <w:rPr>
          <w:lang w:val="en-AU"/>
        </w:rPr>
        <w:t>Neural Network with one </w:t>
      </w:r>
      <w:r w:rsidRPr="00605137">
        <w:rPr>
          <w:b/>
          <w:bCs/>
          <w:lang w:val="en-AU"/>
        </w:rPr>
        <w:t>Gated Recurrent Unit</w:t>
      </w:r>
      <w:r w:rsidRPr="00605137">
        <w:rPr>
          <w:lang w:val="en-AU"/>
        </w:rPr>
        <w:t> network (GRU Network), one fully connected linear layer and one output Layer</w:t>
      </w:r>
    </w:p>
    <w:p w:rsidRPr="00605137" w:rsidR="00FA1FB3" w:rsidP="00FA1FB3" w:rsidRDefault="00FA1FB3" w14:paraId="5CA5E89D" w14:textId="77777777">
      <w:pPr>
        <w:pStyle w:val="ListParagraph"/>
        <w:numPr>
          <w:ilvl w:val="0"/>
          <w:numId w:val="21"/>
        </w:numPr>
        <w:rPr>
          <w:lang w:val="en-AU"/>
        </w:rPr>
      </w:pPr>
      <w:r w:rsidRPr="4DCCAEFB">
        <w:rPr>
          <w:lang w:val="en-AU"/>
        </w:rPr>
        <w:t>Neural Network with one GRU Network, two fully connected linear layers and one output layer</w:t>
      </w:r>
    </w:p>
    <w:p w:rsidRPr="00605137" w:rsidR="39C03FCD" w:rsidP="4DCCAEFB" w:rsidRDefault="39C03FCD" w14:paraId="5AFAE8AC" w14:textId="539105B0"/>
    <w:p w:rsidRPr="00605137" w:rsidR="39C03FCD" w:rsidP="4DCCAEFB" w:rsidRDefault="4DCCAEFB" w14:paraId="77089E5A" w14:textId="247ACCCB">
      <w:r w:rsidRPr="4DCCAEFB">
        <w:rPr>
          <w:sz w:val="20"/>
          <w:szCs w:val="20"/>
        </w:rPr>
        <w:t xml:space="preserve">The below diagram shows the LSTM Neural Network Architecture with two fully connected network. The Neural network model was developed in such a way the above 4 architectures could be controlled by using global parameters. </w:t>
      </w:r>
    </w:p>
    <w:p w:rsidRPr="00605137" w:rsidR="39C03FCD" w:rsidP="4DCCAEFB" w:rsidRDefault="39C03FCD" w14:paraId="5028312A" w14:textId="6F17F0D4">
      <w:pPr>
        <w:rPr>
          <w:sz w:val="20"/>
          <w:szCs w:val="20"/>
        </w:rPr>
      </w:pPr>
    </w:p>
    <w:p w:rsidRPr="00605137" w:rsidR="39C03FCD" w:rsidP="4DCCAEFB" w:rsidRDefault="4DCCAEFB" w14:paraId="145BE825" w14:textId="721ECD67">
      <w:r>
        <w:rPr>
          <w:noProof/>
        </w:rPr>
        <w:lastRenderedPageBreak/>
        <w:drawing>
          <wp:inline distT="0" distB="0" distL="0" distR="0" wp14:anchorId="66ACE199" wp14:editId="465E1B49">
            <wp:extent cx="4391025" cy="1609725"/>
            <wp:effectExtent l="0" t="0" r="0" b="0"/>
            <wp:docPr id="1611409583" name="Picture 161140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1025" cy="1609725"/>
                    </a:xfrm>
                    <a:prstGeom prst="rect">
                      <a:avLst/>
                    </a:prstGeom>
                  </pic:spPr>
                </pic:pic>
              </a:graphicData>
            </a:graphic>
          </wp:inline>
        </w:drawing>
      </w:r>
    </w:p>
    <w:p w:rsidRPr="00605137" w:rsidR="39C03FCD" w:rsidP="4DCCAEFB" w:rsidRDefault="39C03FCD" w14:paraId="3ADBA519" w14:textId="2C277CE8">
      <w:pPr>
        <w:rPr>
          <w:sz w:val="20"/>
          <w:szCs w:val="20"/>
        </w:rPr>
      </w:pPr>
      <w:r w:rsidRPr="4DCCAEFB">
        <w:rPr>
          <w:sz w:val="20"/>
          <w:szCs w:val="20"/>
        </w:rPr>
        <w:t xml:space="preserve"> </w:t>
      </w:r>
    </w:p>
    <w:p w:rsidRPr="00605137" w:rsidR="39C03FCD" w:rsidP="39C03FCD" w:rsidRDefault="39C03FCD" w14:paraId="1D703B63" w14:textId="37CC43E2">
      <w:pPr>
        <w:rPr>
          <w:sz w:val="20"/>
          <w:szCs w:val="20"/>
        </w:rPr>
      </w:pPr>
      <w:r w:rsidRPr="00605137">
        <w:rPr>
          <w:sz w:val="20"/>
          <w:szCs w:val="20"/>
        </w:rPr>
        <w:t xml:space="preserve">The team found that the model with one GRU network, two fully connected linear layers and one output layer could predict better than the models with other architectures. </w:t>
      </w:r>
    </w:p>
    <w:p w:rsidRPr="00605137" w:rsidR="39C03FCD" w:rsidP="39C03FCD" w:rsidRDefault="39C03FCD" w14:paraId="3936FDD3" w14:textId="37C1D9E0">
      <w:pPr>
        <w:rPr>
          <w:sz w:val="20"/>
          <w:szCs w:val="20"/>
        </w:rPr>
      </w:pPr>
      <w:r w:rsidRPr="4DCCAEFB">
        <w:rPr>
          <w:sz w:val="20"/>
          <w:szCs w:val="20"/>
        </w:rPr>
        <w:t>The below Diagram shows the additional hyperparameters used in the GRU Neural Network model.</w:t>
      </w:r>
    </w:p>
    <w:p w:rsidR="4DCCAEFB" w:rsidP="4DCCAEFB" w:rsidRDefault="4DCCAEFB" w14:paraId="21837796" w14:textId="24CD8CEC"/>
    <w:p w:rsidR="00F77424" w:rsidP="4DCCAEFB" w:rsidRDefault="4DCCAEFB" w14:paraId="065CB3D8" w14:textId="24C0FC54">
      <w:r>
        <w:rPr>
          <w:noProof/>
        </w:rPr>
        <w:drawing>
          <wp:inline distT="0" distB="0" distL="0" distR="0" wp14:anchorId="2FF4F4A9" wp14:editId="34D137D0">
            <wp:extent cx="4391025" cy="1600200"/>
            <wp:effectExtent l="0" t="0" r="0" b="0"/>
            <wp:docPr id="946917137" name="Picture 94691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1025" cy="1600200"/>
                    </a:xfrm>
                    <a:prstGeom prst="rect">
                      <a:avLst/>
                    </a:prstGeom>
                  </pic:spPr>
                </pic:pic>
              </a:graphicData>
            </a:graphic>
          </wp:inline>
        </w:drawing>
      </w:r>
    </w:p>
    <w:p w:rsidRPr="002F2C9D" w:rsidR="3B5E454F" w:rsidP="3B5E454F" w:rsidRDefault="00F77424" w14:paraId="6CB0DB7C" w14:textId="5354A486">
      <w:r w:rsidRPr="000A1DB8">
        <w:rPr>
          <w:sz w:val="20"/>
          <w:szCs w:val="20"/>
        </w:rPr>
        <w:t>Detailed results for all models can be found in section 5.</w:t>
      </w:r>
    </w:p>
    <w:p w:rsidRPr="002F2C9D" w:rsidR="3B5E454F" w:rsidP="00605137" w:rsidRDefault="3B5E454F" w14:paraId="35C28639" w14:textId="423D206E">
      <w:pPr>
        <w:pStyle w:val="heading2"/>
      </w:pPr>
      <w:r w:rsidRPr="5472ABD4">
        <w:t>Machine learning</w:t>
      </w:r>
    </w:p>
    <w:p w:rsidRPr="00605137" w:rsidR="3B5E454F" w:rsidP="78D318A0" w:rsidRDefault="78D318A0" w14:paraId="29BA1FCF" w14:textId="6B3F0E9F">
      <w:pPr>
        <w:rPr>
          <w:sz w:val="20"/>
          <w:szCs w:val="20"/>
        </w:rPr>
      </w:pPr>
      <w:r w:rsidRPr="00605137">
        <w:rPr>
          <w:sz w:val="20"/>
          <w:szCs w:val="20"/>
        </w:rPr>
        <w:t>In addition to the neural network approach, the team experimented with a classical machine</w:t>
      </w:r>
      <w:r w:rsidRPr="00605137" w:rsidR="0088303B">
        <w:rPr>
          <w:sz w:val="20"/>
          <w:szCs w:val="20"/>
        </w:rPr>
        <w:t>-</w:t>
      </w:r>
      <w:r w:rsidRPr="00605137">
        <w:rPr>
          <w:sz w:val="20"/>
          <w:szCs w:val="20"/>
        </w:rPr>
        <w:t xml:space="preserve">learning approach. Two models were developed – a random forest-based model, and a Support Vector Machine (SVM) model. </w:t>
      </w:r>
    </w:p>
    <w:p w:rsidRPr="00605137" w:rsidR="3B5E454F" w:rsidP="78D318A0" w:rsidRDefault="3B5E454F" w14:paraId="69D2BB01" w14:textId="4D320706">
      <w:pPr>
        <w:rPr>
          <w:sz w:val="20"/>
          <w:szCs w:val="20"/>
        </w:rPr>
      </w:pPr>
    </w:p>
    <w:p w:rsidRPr="00605137" w:rsidR="3B5E454F" w:rsidP="78D318A0" w:rsidRDefault="78D318A0" w14:paraId="6B580B5B" w14:textId="7FE314B2">
      <w:pPr>
        <w:rPr>
          <w:sz w:val="20"/>
          <w:szCs w:val="20"/>
        </w:rPr>
      </w:pPr>
      <w:r w:rsidRPr="00605137">
        <w:rPr>
          <w:sz w:val="20"/>
          <w:szCs w:val="20"/>
        </w:rPr>
        <w:t>The rational</w:t>
      </w:r>
      <w:r w:rsidRPr="00605137" w:rsidR="0088303B">
        <w:rPr>
          <w:sz w:val="20"/>
          <w:szCs w:val="20"/>
        </w:rPr>
        <w:t>e</w:t>
      </w:r>
      <w:r w:rsidRPr="00605137">
        <w:rPr>
          <w:sz w:val="20"/>
          <w:szCs w:val="20"/>
        </w:rPr>
        <w:t xml:space="preserve"> for the choice of these approaches is that both random forests and SVMs are both known to be robust and effective algorithms for regression tasks, and </w:t>
      </w:r>
      <w:proofErr w:type="gramStart"/>
      <w:r w:rsidRPr="00605137">
        <w:rPr>
          <w:sz w:val="20"/>
          <w:szCs w:val="20"/>
        </w:rPr>
        <w:t>in particular have</w:t>
      </w:r>
      <w:proofErr w:type="gramEnd"/>
      <w:r w:rsidRPr="00605137">
        <w:rPr>
          <w:sz w:val="20"/>
          <w:szCs w:val="20"/>
        </w:rPr>
        <w:t xml:space="preserve"> been known to produce good results for time series problems like energy demand forecasting (</w:t>
      </w:r>
      <w:proofErr w:type="spellStart"/>
      <w:r w:rsidRPr="00605137" w:rsidR="00650B8C">
        <w:rPr>
          <w:sz w:val="20"/>
          <w:szCs w:val="20"/>
        </w:rPr>
        <w:t>Ghalehkhondabi</w:t>
      </w:r>
      <w:proofErr w:type="spellEnd"/>
      <w:r w:rsidRPr="00605137" w:rsidR="00650B8C">
        <w:rPr>
          <w:sz w:val="20"/>
          <w:szCs w:val="20"/>
        </w:rPr>
        <w:t xml:space="preserve"> 2015</w:t>
      </w:r>
      <w:r w:rsidRPr="00605137">
        <w:rPr>
          <w:sz w:val="20"/>
          <w:szCs w:val="20"/>
        </w:rPr>
        <w:t>).</w:t>
      </w:r>
    </w:p>
    <w:p w:rsidRPr="00605137" w:rsidR="3B5E454F" w:rsidP="78D318A0" w:rsidRDefault="3B5E454F" w14:paraId="124D6ADA" w14:textId="4678E9DC">
      <w:pPr>
        <w:rPr>
          <w:sz w:val="20"/>
          <w:szCs w:val="20"/>
        </w:rPr>
      </w:pPr>
    </w:p>
    <w:p w:rsidR="3B5E454F" w:rsidRDefault="78D318A0" w14:paraId="626C9C72" w14:textId="01BAED11">
      <w:pPr>
        <w:rPr>
          <w:sz w:val="20"/>
          <w:szCs w:val="20"/>
        </w:rPr>
      </w:pPr>
      <w:r w:rsidRPr="4DCCAEFB">
        <w:rPr>
          <w:sz w:val="20"/>
          <w:szCs w:val="20"/>
        </w:rPr>
        <w:t>We experimented with a range of different model features, with the aim of minimising the Mean Absolute Error (MAE) of the model’s forecasts, and specifically to achieve a smaller MAE than a ‘benchmark’ estimate. The features we experimented with included:</w:t>
      </w:r>
    </w:p>
    <w:p w:rsidRPr="00605137" w:rsidR="004575EE" w:rsidRDefault="004575EE" w14:paraId="561E06C3" w14:textId="77777777">
      <w:pPr>
        <w:rPr>
          <w:sz w:val="20"/>
          <w:szCs w:val="20"/>
        </w:rPr>
      </w:pPr>
    </w:p>
    <w:p w:rsidRPr="00605137" w:rsidR="3B5E454F" w:rsidP="78D318A0" w:rsidRDefault="78D318A0" w14:paraId="69328035" w14:textId="6610BC3C" w14:noSpellErr="1">
      <w:pPr>
        <w:pStyle w:val="ListParagraph"/>
        <w:numPr>
          <w:ilvl w:val="0"/>
          <w:numId w:val="4"/>
        </w:numPr>
        <w:rPr>
          <w:lang w:val="en-AU"/>
        </w:rPr>
      </w:pPr>
      <w:r w:rsidRPr="201A10C3" w:rsidR="729773F7">
        <w:rPr>
          <w:lang w:val="en-AU"/>
        </w:rPr>
        <w:t xml:space="preserve">The temperature </w:t>
      </w:r>
      <w:r w:rsidRPr="201A10C3" w:rsidR="729773F7">
        <w:rPr>
          <w:lang w:val="en-AU"/>
        </w:rPr>
        <w:t>30</w:t>
      </w:r>
      <w:r w:rsidRPr="201A10C3" w:rsidR="462FFF9E">
        <w:rPr>
          <w:lang w:val="en-AU"/>
        </w:rPr>
        <w:t>,</w:t>
      </w:r>
      <w:r w:rsidRPr="201A10C3" w:rsidR="718A817C">
        <w:rPr>
          <w:lang w:val="en-AU"/>
        </w:rPr>
        <w:t xml:space="preserve"> 60</w:t>
      </w:r>
      <w:r w:rsidRPr="201A10C3" w:rsidR="462FFF9E">
        <w:rPr>
          <w:lang w:val="en-AU"/>
        </w:rPr>
        <w:t>,</w:t>
      </w:r>
      <w:r w:rsidRPr="201A10C3" w:rsidR="718A817C">
        <w:rPr>
          <w:lang w:val="en-AU"/>
        </w:rPr>
        <w:t xml:space="preserve"> and 90</w:t>
      </w:r>
      <w:r w:rsidRPr="201A10C3" w:rsidR="729773F7">
        <w:rPr>
          <w:lang w:val="en-AU"/>
        </w:rPr>
        <w:t xml:space="preserve"> minutes</w:t>
      </w:r>
      <w:r w:rsidRPr="201A10C3" w:rsidR="729773F7">
        <w:rPr>
          <w:lang w:val="en-AU"/>
        </w:rPr>
        <w:t xml:space="preserve"> prior</w:t>
      </w:r>
    </w:p>
    <w:p w:rsidRPr="00605137" w:rsidR="3B5E454F" w:rsidP="78D318A0" w:rsidRDefault="78D318A0" w14:paraId="35BE451C" w14:textId="6DD50272" w14:noSpellErr="1">
      <w:pPr>
        <w:pStyle w:val="ListParagraph"/>
        <w:numPr>
          <w:ilvl w:val="0"/>
          <w:numId w:val="4"/>
        </w:numPr>
        <w:rPr>
          <w:lang w:val="en-AU"/>
        </w:rPr>
      </w:pPr>
      <w:r w:rsidRPr="201A10C3" w:rsidR="729773F7">
        <w:rPr>
          <w:lang w:val="en-AU"/>
        </w:rPr>
        <w:t xml:space="preserve">The recorded energy demand </w:t>
      </w:r>
      <w:r w:rsidRPr="201A10C3" w:rsidR="729773F7">
        <w:rPr>
          <w:lang w:val="en-AU"/>
        </w:rPr>
        <w:t>30</w:t>
      </w:r>
      <w:r w:rsidRPr="201A10C3" w:rsidR="718A817C">
        <w:rPr>
          <w:lang w:val="en-AU"/>
        </w:rPr>
        <w:t>,</w:t>
      </w:r>
      <w:r w:rsidRPr="201A10C3" w:rsidR="729773F7">
        <w:rPr>
          <w:lang w:val="en-AU"/>
        </w:rPr>
        <w:t xml:space="preserve"> 60</w:t>
      </w:r>
      <w:r w:rsidRPr="201A10C3" w:rsidR="718A817C">
        <w:rPr>
          <w:lang w:val="en-AU"/>
        </w:rPr>
        <w:t xml:space="preserve"> and 90</w:t>
      </w:r>
      <w:r w:rsidRPr="201A10C3" w:rsidR="729773F7">
        <w:rPr>
          <w:lang w:val="en-AU"/>
        </w:rPr>
        <w:t xml:space="preserve"> minutes</w:t>
      </w:r>
      <w:r w:rsidRPr="201A10C3" w:rsidR="729773F7">
        <w:rPr>
          <w:lang w:val="en-AU"/>
        </w:rPr>
        <w:t xml:space="preserve"> prior</w:t>
      </w:r>
    </w:p>
    <w:p w:rsidRPr="00605137" w:rsidR="3B5E454F" w:rsidP="78D318A0" w:rsidRDefault="78D318A0" w14:paraId="5A9D4839" w14:textId="17F096C5">
      <w:pPr>
        <w:pStyle w:val="ListParagraph"/>
        <w:numPr>
          <w:ilvl w:val="0"/>
          <w:numId w:val="4"/>
        </w:numPr>
        <w:rPr>
          <w:lang w:val="en-AU"/>
        </w:rPr>
      </w:pPr>
      <w:r w:rsidRPr="00605137">
        <w:rPr>
          <w:lang w:val="en-AU"/>
        </w:rPr>
        <w:t>The presence and volume of rain on the day of forecast</w:t>
      </w:r>
    </w:p>
    <w:p w:rsidRPr="00605137" w:rsidR="3B5E454F" w:rsidP="78D318A0" w:rsidRDefault="78D318A0" w14:paraId="3EF927EB" w14:textId="355CE39F">
      <w:pPr>
        <w:pStyle w:val="ListParagraph"/>
        <w:numPr>
          <w:ilvl w:val="0"/>
          <w:numId w:val="4"/>
        </w:numPr>
        <w:rPr>
          <w:lang w:val="en-AU"/>
        </w:rPr>
      </w:pPr>
      <w:r w:rsidRPr="00605137">
        <w:rPr>
          <w:lang w:val="en-AU"/>
        </w:rPr>
        <w:t>The time of day</w:t>
      </w:r>
    </w:p>
    <w:p w:rsidRPr="00605137" w:rsidR="00B93E61" w:rsidP="78D318A0" w:rsidRDefault="78D318A0" w14:paraId="20A809E0" w14:textId="2715441D">
      <w:pPr>
        <w:pStyle w:val="ListParagraph"/>
        <w:numPr>
          <w:ilvl w:val="0"/>
          <w:numId w:val="4"/>
        </w:numPr>
        <w:rPr>
          <w:lang w:val="en-AU"/>
        </w:rPr>
      </w:pPr>
      <w:r w:rsidRPr="00605137">
        <w:rPr>
          <w:lang w:val="en-AU"/>
        </w:rPr>
        <w:t>Whether the day of estimate is a weekday</w:t>
      </w:r>
    </w:p>
    <w:p w:rsidR="00BE1408" w:rsidP="00B93E61" w:rsidRDefault="00BE1408" w14:paraId="5D33E0C2" w14:textId="7FFD17C2"/>
    <w:p w:rsidRPr="000A1DB8" w:rsidR="00B93E61" w:rsidP="00B93E61" w:rsidRDefault="00B93E61" w14:paraId="272FD4E8" w14:textId="5FCEFA73">
      <w:pPr>
        <w:rPr>
          <w:sz w:val="20"/>
          <w:szCs w:val="20"/>
        </w:rPr>
      </w:pPr>
      <w:r w:rsidRPr="00B93E61">
        <w:rPr>
          <w:sz w:val="20"/>
          <w:szCs w:val="20"/>
        </w:rPr>
        <w:t>Experimentation with including and excluding different features suggested including rain and weekday status did not improve the model – the only features which significantly contributed to performance were time of day, temperature and demand 30 minutes prior, and demand 60 minutes prior</w:t>
      </w:r>
      <w:r>
        <w:rPr>
          <w:sz w:val="20"/>
          <w:szCs w:val="20"/>
        </w:rPr>
        <w:t>, which were used in our final models.</w:t>
      </w:r>
    </w:p>
    <w:p w:rsidRPr="00605137" w:rsidR="3B5E454F" w:rsidP="00605137" w:rsidRDefault="78D318A0" w14:paraId="72D6FD15" w14:textId="2C94C96B">
      <w:pPr>
        <w:pStyle w:val="heading2"/>
        <w:numPr>
          <w:ilvl w:val="3"/>
          <w:numId w:val="14"/>
        </w:numPr>
        <w:rPr>
          <w:lang w:val="en-AU"/>
        </w:rPr>
      </w:pPr>
      <w:r w:rsidRPr="00605137">
        <w:rPr>
          <w:lang w:val="en-AU"/>
        </w:rPr>
        <w:t>Random Forest</w:t>
      </w:r>
    </w:p>
    <w:p w:rsidRPr="00605137" w:rsidR="3B5E454F" w:rsidP="00116BC3" w:rsidRDefault="00F77424" w14:paraId="17438CFC" w14:textId="26BAC3B5">
      <w:pPr>
        <w:rPr>
          <w:sz w:val="20"/>
          <w:szCs w:val="20"/>
        </w:rPr>
      </w:pPr>
      <w:r>
        <w:rPr>
          <w:sz w:val="20"/>
          <w:szCs w:val="20"/>
        </w:rPr>
        <w:t xml:space="preserve">After testing a default, untuned random forest model taken from the scikit-learn package, we </w:t>
      </w:r>
      <w:r w:rsidRPr="00605137" w:rsidR="78D318A0">
        <w:rPr>
          <w:sz w:val="20"/>
          <w:szCs w:val="20"/>
        </w:rPr>
        <w:t>perf</w:t>
      </w:r>
      <w:r w:rsidRPr="00605137" w:rsidR="00116BC3">
        <w:rPr>
          <w:sz w:val="20"/>
          <w:szCs w:val="20"/>
        </w:rPr>
        <w:t>o</w:t>
      </w:r>
      <w:r w:rsidRPr="00605137" w:rsidR="78D318A0">
        <w:rPr>
          <w:sz w:val="20"/>
          <w:szCs w:val="20"/>
        </w:rPr>
        <w:t>r</w:t>
      </w:r>
      <w:r w:rsidRPr="00605137" w:rsidR="00116BC3">
        <w:rPr>
          <w:sz w:val="20"/>
          <w:szCs w:val="20"/>
        </w:rPr>
        <w:t>m</w:t>
      </w:r>
      <w:r w:rsidRPr="00605137" w:rsidR="78D318A0">
        <w:rPr>
          <w:sz w:val="20"/>
          <w:szCs w:val="20"/>
        </w:rPr>
        <w:t>ed hyperparam</w:t>
      </w:r>
      <w:r w:rsidRPr="00605137" w:rsidR="00116BC3">
        <w:rPr>
          <w:sz w:val="20"/>
          <w:szCs w:val="20"/>
        </w:rPr>
        <w:t>e</w:t>
      </w:r>
      <w:r w:rsidRPr="00605137" w:rsidR="78D318A0">
        <w:rPr>
          <w:sz w:val="20"/>
          <w:szCs w:val="20"/>
        </w:rPr>
        <w:t xml:space="preserve">ter tuning on our random forest model </w:t>
      </w:r>
      <w:proofErr w:type="gramStart"/>
      <w:r w:rsidRPr="00605137" w:rsidR="00116BC3">
        <w:rPr>
          <w:sz w:val="20"/>
          <w:szCs w:val="20"/>
        </w:rPr>
        <w:t>in order to</w:t>
      </w:r>
      <w:proofErr w:type="gramEnd"/>
      <w:r w:rsidRPr="00605137" w:rsidR="00116BC3">
        <w:rPr>
          <w:sz w:val="20"/>
          <w:szCs w:val="20"/>
        </w:rPr>
        <w:t xml:space="preserve"> determine whether performance could be improved</w:t>
      </w:r>
      <w:r w:rsidRPr="00605137" w:rsidR="00BE1408">
        <w:rPr>
          <w:sz w:val="20"/>
          <w:szCs w:val="20"/>
        </w:rPr>
        <w:t xml:space="preserve"> further</w:t>
      </w:r>
      <w:r w:rsidRPr="00605137" w:rsidR="00116BC3">
        <w:rPr>
          <w:sz w:val="20"/>
          <w:szCs w:val="20"/>
        </w:rPr>
        <w:t>. We developed a randomised search grid using the following parameters:</w:t>
      </w:r>
      <w:r>
        <w:rPr>
          <w:sz w:val="20"/>
          <w:szCs w:val="20"/>
        </w:rPr>
        <w:br/>
      </w:r>
    </w:p>
    <w:p w:rsidRPr="00605137" w:rsidR="00116BC3" w:rsidP="00116BC3" w:rsidRDefault="00116BC3" w14:paraId="5C396484" w14:textId="06779043">
      <w:pPr>
        <w:pStyle w:val="ListParagraph"/>
        <w:numPr>
          <w:ilvl w:val="0"/>
          <w:numId w:val="18"/>
        </w:numPr>
        <w:rPr>
          <w:lang w:val="en-AU"/>
        </w:rPr>
      </w:pPr>
      <w:r w:rsidRPr="00605137">
        <w:rPr>
          <w:lang w:val="en-AU"/>
        </w:rPr>
        <w:t>Number of estimators</w:t>
      </w:r>
    </w:p>
    <w:p w:rsidRPr="00605137" w:rsidR="00116BC3" w:rsidP="00116BC3" w:rsidRDefault="00116BC3" w14:paraId="33E615E9" w14:textId="59591F5D">
      <w:pPr>
        <w:pStyle w:val="ListParagraph"/>
        <w:numPr>
          <w:ilvl w:val="0"/>
          <w:numId w:val="18"/>
        </w:numPr>
        <w:rPr>
          <w:lang w:val="en-AU"/>
        </w:rPr>
      </w:pPr>
      <w:r w:rsidRPr="00605137">
        <w:rPr>
          <w:lang w:val="en-AU"/>
        </w:rPr>
        <w:t>Maximum features</w:t>
      </w:r>
    </w:p>
    <w:p w:rsidRPr="00605137" w:rsidR="00116BC3" w:rsidP="00116BC3" w:rsidRDefault="00116BC3" w14:paraId="4B151CA9" w14:textId="1AFDB229">
      <w:pPr>
        <w:pStyle w:val="ListParagraph"/>
        <w:numPr>
          <w:ilvl w:val="0"/>
          <w:numId w:val="18"/>
        </w:numPr>
        <w:rPr>
          <w:lang w:val="en-AU"/>
        </w:rPr>
      </w:pPr>
      <w:r w:rsidRPr="00605137">
        <w:rPr>
          <w:lang w:val="en-AU"/>
        </w:rPr>
        <w:t>Maximum tree depth</w:t>
      </w:r>
    </w:p>
    <w:p w:rsidRPr="00605137" w:rsidR="00116BC3" w:rsidP="00116BC3" w:rsidRDefault="00116BC3" w14:paraId="11A89BA0" w14:textId="0B76F518">
      <w:pPr>
        <w:pStyle w:val="ListParagraph"/>
        <w:numPr>
          <w:ilvl w:val="0"/>
          <w:numId w:val="18"/>
        </w:numPr>
        <w:rPr>
          <w:lang w:val="en-AU"/>
        </w:rPr>
      </w:pPr>
      <w:r w:rsidRPr="00605137">
        <w:rPr>
          <w:lang w:val="en-AU"/>
        </w:rPr>
        <w:t>Minimum sample split</w:t>
      </w:r>
    </w:p>
    <w:p w:rsidRPr="00605137" w:rsidR="00116BC3" w:rsidP="00116BC3" w:rsidRDefault="00116BC3" w14:paraId="6DA55CA1" w14:textId="791D83BA">
      <w:pPr>
        <w:pStyle w:val="ListParagraph"/>
        <w:numPr>
          <w:ilvl w:val="0"/>
          <w:numId w:val="18"/>
        </w:numPr>
        <w:rPr>
          <w:lang w:val="en-AU"/>
        </w:rPr>
      </w:pPr>
      <w:r w:rsidRPr="00605137">
        <w:rPr>
          <w:lang w:val="en-AU"/>
        </w:rPr>
        <w:t>Min samples per leaf</w:t>
      </w:r>
    </w:p>
    <w:p w:rsidRPr="00605137" w:rsidR="00116BC3" w:rsidP="00116BC3" w:rsidRDefault="00116BC3" w14:paraId="7C53769F" w14:textId="11FEF450">
      <w:pPr>
        <w:pStyle w:val="ListParagraph"/>
        <w:numPr>
          <w:ilvl w:val="0"/>
          <w:numId w:val="18"/>
        </w:numPr>
        <w:rPr>
          <w:lang w:val="en-AU"/>
        </w:rPr>
      </w:pPr>
      <w:r w:rsidRPr="00605137">
        <w:rPr>
          <w:lang w:val="en-AU"/>
        </w:rPr>
        <w:t>Bootstrap</w:t>
      </w:r>
    </w:p>
    <w:p w:rsidRPr="00605137" w:rsidR="00116BC3" w:rsidP="00116BC3" w:rsidRDefault="00116BC3" w14:paraId="7CEF52D0" w14:textId="0BE4D153">
      <w:pPr>
        <w:rPr>
          <w:sz w:val="20"/>
          <w:szCs w:val="20"/>
        </w:rPr>
      </w:pPr>
    </w:p>
    <w:p w:rsidRPr="00605137" w:rsidR="00116BC3" w:rsidP="00BE1408" w:rsidRDefault="00F77424" w14:paraId="643F0CCE" w14:textId="67449455">
      <w:pPr>
        <w:rPr>
          <w:sz w:val="20"/>
          <w:szCs w:val="20"/>
        </w:rPr>
      </w:pPr>
      <w:r>
        <w:rPr>
          <w:sz w:val="20"/>
          <w:szCs w:val="20"/>
        </w:rPr>
        <w:t>After choosing the configuration with the lowest MAE, the following hyperparameters were chosen for our final model</w:t>
      </w:r>
      <w:r w:rsidRPr="4DCCAEFB" w:rsidR="00BE1408">
        <w:rPr>
          <w:sz w:val="20"/>
          <w:szCs w:val="20"/>
        </w:rPr>
        <w:t>:</w:t>
      </w:r>
    </w:p>
    <w:p w:rsidRPr="00605137" w:rsidR="00BE1408" w:rsidP="00BE1408" w:rsidRDefault="00BE1408" w14:paraId="0763C267" w14:textId="77777777">
      <w:pPr>
        <w:rPr>
          <w:sz w:val="20"/>
          <w:szCs w:val="20"/>
        </w:rPr>
      </w:pPr>
    </w:p>
    <w:p w:rsidRPr="00605137" w:rsidR="00BE1408" w:rsidP="00BE1408" w:rsidRDefault="00BE1408" w14:paraId="5DE7E635" w14:textId="4CFB7A7D">
      <w:pPr>
        <w:pStyle w:val="ListParagraph"/>
        <w:numPr>
          <w:ilvl w:val="0"/>
          <w:numId w:val="18"/>
        </w:numPr>
        <w:rPr>
          <w:lang w:val="en-AU"/>
        </w:rPr>
      </w:pPr>
      <w:r w:rsidRPr="00605137">
        <w:rPr>
          <w:lang w:val="en-AU"/>
        </w:rPr>
        <w:t xml:space="preserve">Number of estimators </w:t>
      </w:r>
      <w:r w:rsidR="00F77424">
        <w:rPr>
          <w:lang w:val="en-AU"/>
        </w:rPr>
        <w:t>–</w:t>
      </w:r>
      <w:r w:rsidRPr="00605137">
        <w:rPr>
          <w:lang w:val="en-AU"/>
        </w:rPr>
        <w:t xml:space="preserve"> 18</w:t>
      </w:r>
    </w:p>
    <w:p w:rsidRPr="00605137" w:rsidR="00BE1408" w:rsidP="00BE1408" w:rsidRDefault="00BE1408" w14:paraId="2477708C" w14:textId="41C0D023">
      <w:pPr>
        <w:pStyle w:val="ListParagraph"/>
        <w:numPr>
          <w:ilvl w:val="0"/>
          <w:numId w:val="18"/>
        </w:numPr>
        <w:rPr>
          <w:lang w:val="en-AU"/>
        </w:rPr>
      </w:pPr>
      <w:r w:rsidRPr="00605137">
        <w:rPr>
          <w:lang w:val="en-AU"/>
        </w:rPr>
        <w:t>Maximum features – ‘sqrt’</w:t>
      </w:r>
    </w:p>
    <w:p w:rsidRPr="00605137" w:rsidR="00BE1408" w:rsidP="00BE1408" w:rsidRDefault="00BE1408" w14:paraId="152576EA" w14:textId="6696DFAE">
      <w:pPr>
        <w:pStyle w:val="ListParagraph"/>
        <w:numPr>
          <w:ilvl w:val="0"/>
          <w:numId w:val="18"/>
        </w:numPr>
        <w:rPr>
          <w:lang w:val="en-AU"/>
        </w:rPr>
      </w:pPr>
      <w:r w:rsidRPr="00605137">
        <w:rPr>
          <w:lang w:val="en-AU"/>
        </w:rPr>
        <w:t xml:space="preserve">Maximum tree depth </w:t>
      </w:r>
      <w:r w:rsidR="00F77424">
        <w:rPr>
          <w:lang w:val="en-AU"/>
        </w:rPr>
        <w:t>–</w:t>
      </w:r>
      <w:r w:rsidRPr="00605137">
        <w:rPr>
          <w:lang w:val="en-AU"/>
        </w:rPr>
        <w:t xml:space="preserve"> 19</w:t>
      </w:r>
    </w:p>
    <w:p w:rsidRPr="00605137" w:rsidR="00BE1408" w:rsidP="00BE1408" w:rsidRDefault="00BE1408" w14:paraId="594FB07E" w14:textId="451000FC">
      <w:pPr>
        <w:pStyle w:val="ListParagraph"/>
        <w:numPr>
          <w:ilvl w:val="0"/>
          <w:numId w:val="18"/>
        </w:numPr>
        <w:rPr>
          <w:lang w:val="en-AU"/>
        </w:rPr>
      </w:pPr>
      <w:r w:rsidRPr="00605137">
        <w:rPr>
          <w:lang w:val="en-AU"/>
        </w:rPr>
        <w:t xml:space="preserve">Minimum sample split </w:t>
      </w:r>
      <w:r w:rsidR="00F77424">
        <w:rPr>
          <w:lang w:val="en-AU"/>
        </w:rPr>
        <w:t>–</w:t>
      </w:r>
      <w:r w:rsidRPr="00605137">
        <w:rPr>
          <w:lang w:val="en-AU"/>
        </w:rPr>
        <w:t xml:space="preserve"> 5</w:t>
      </w:r>
    </w:p>
    <w:p w:rsidRPr="00605137" w:rsidR="00BE1408" w:rsidP="00BE1408" w:rsidRDefault="00BE1408" w14:paraId="6132C888" w14:textId="1202972C">
      <w:pPr>
        <w:pStyle w:val="ListParagraph"/>
        <w:numPr>
          <w:ilvl w:val="0"/>
          <w:numId w:val="18"/>
        </w:numPr>
        <w:rPr>
          <w:lang w:val="en-AU"/>
        </w:rPr>
      </w:pPr>
      <w:r w:rsidRPr="00605137">
        <w:rPr>
          <w:lang w:val="en-AU"/>
        </w:rPr>
        <w:t xml:space="preserve">Min samples per leaf </w:t>
      </w:r>
      <w:r w:rsidR="00F77424">
        <w:rPr>
          <w:lang w:val="en-AU"/>
        </w:rPr>
        <w:t>–</w:t>
      </w:r>
      <w:r w:rsidRPr="00605137">
        <w:rPr>
          <w:lang w:val="en-AU"/>
        </w:rPr>
        <w:t xml:space="preserve"> 7</w:t>
      </w:r>
    </w:p>
    <w:p w:rsidRPr="00605137" w:rsidR="00BE1408" w:rsidP="00353CE7" w:rsidRDefault="00BE1408" w14:paraId="74DB4123" w14:textId="74084745">
      <w:pPr>
        <w:pStyle w:val="ListParagraph"/>
        <w:numPr>
          <w:ilvl w:val="0"/>
          <w:numId w:val="18"/>
        </w:numPr>
        <w:rPr>
          <w:lang w:val="en-AU"/>
        </w:rPr>
      </w:pPr>
      <w:r w:rsidRPr="00605137">
        <w:rPr>
          <w:lang w:val="en-AU"/>
        </w:rPr>
        <w:t>Bootstrap – ‘false’</w:t>
      </w:r>
    </w:p>
    <w:p w:rsidR="00D74D66" w:rsidP="00D74D66" w:rsidRDefault="00D74D66" w14:paraId="17AB7566" w14:textId="5609CDFB">
      <w:pPr>
        <w:rPr>
          <w:sz w:val="20"/>
          <w:szCs w:val="20"/>
        </w:rPr>
      </w:pPr>
    </w:p>
    <w:p w:rsidRPr="00605137" w:rsidR="00F77424" w:rsidP="00D74D66" w:rsidRDefault="00F77424" w14:paraId="21F1025A" w14:textId="729ADB8F">
      <w:pPr>
        <w:rPr>
          <w:sz w:val="20"/>
          <w:szCs w:val="20"/>
        </w:rPr>
      </w:pPr>
      <w:r>
        <w:rPr>
          <w:sz w:val="20"/>
          <w:szCs w:val="20"/>
        </w:rPr>
        <w:t>Detailed results for all models can be found in section 5.</w:t>
      </w:r>
    </w:p>
    <w:p w:rsidRPr="00605137" w:rsidR="00BE1408" w:rsidP="00BE1408" w:rsidRDefault="00BE1408" w14:paraId="54424BCC" w14:textId="5EF04C1A">
      <w:pPr>
        <w:pStyle w:val="heading2"/>
        <w:numPr>
          <w:ilvl w:val="3"/>
          <w:numId w:val="14"/>
        </w:numPr>
        <w:rPr>
          <w:lang w:val="en-AU"/>
        </w:rPr>
      </w:pPr>
      <w:r w:rsidRPr="00605137">
        <w:rPr>
          <w:lang w:val="en-AU"/>
        </w:rPr>
        <w:t>Support Vector Machine</w:t>
      </w:r>
    </w:p>
    <w:p w:rsidRPr="000A1DB8" w:rsidR="00B93E61" w:rsidP="009F5CA8" w:rsidRDefault="00764CA4" w14:paraId="4E7A7C3F" w14:textId="44561915">
      <w:pPr>
        <w:rPr>
          <w:sz w:val="20"/>
          <w:szCs w:val="20"/>
        </w:rPr>
      </w:pPr>
      <w:r w:rsidRPr="000A1DB8">
        <w:rPr>
          <w:sz w:val="20"/>
          <w:szCs w:val="20"/>
        </w:rPr>
        <w:t>Adopting the same approach as for a random forest, we tested an untuned</w:t>
      </w:r>
      <w:r w:rsidRPr="000A1DB8" w:rsidR="00A403A7">
        <w:rPr>
          <w:sz w:val="20"/>
          <w:szCs w:val="20"/>
        </w:rPr>
        <w:t xml:space="preserve"> SVM model from the scikit-learn package, and then attempted to improve performance via </w:t>
      </w:r>
      <w:r w:rsidR="00707E82">
        <w:rPr>
          <w:sz w:val="20"/>
          <w:szCs w:val="20"/>
        </w:rPr>
        <w:t>exhaustive testing of a range of values for the following hyperparameters</w:t>
      </w:r>
      <w:r w:rsidR="00922AE7">
        <w:rPr>
          <w:sz w:val="20"/>
          <w:szCs w:val="20"/>
        </w:rPr>
        <w:t>, using a linear kernel as constant</w:t>
      </w:r>
      <w:r w:rsidRPr="000A1DB8" w:rsidR="000B0DD7">
        <w:rPr>
          <w:sz w:val="20"/>
          <w:szCs w:val="20"/>
        </w:rPr>
        <w:t>:</w:t>
      </w:r>
    </w:p>
    <w:p w:rsidRPr="000B0DD7" w:rsidR="009F5CA8" w:rsidP="009F5CA8" w:rsidRDefault="009F5CA8" w14:paraId="2F84162B" w14:textId="02D2880D">
      <w:pPr>
        <w:rPr>
          <w:sz w:val="20"/>
          <w:szCs w:val="20"/>
        </w:rPr>
      </w:pPr>
      <w:r w:rsidRPr="000B0DD7">
        <w:rPr>
          <w:sz w:val="20"/>
          <w:szCs w:val="20"/>
        </w:rPr>
        <w:br/>
      </w:r>
    </w:p>
    <w:p w:rsidRPr="000B0DD7" w:rsidR="009F5CA8" w:rsidP="009F5CA8" w:rsidRDefault="009F5CA8" w14:paraId="65345B32" w14:textId="7A8BCEDB">
      <w:pPr>
        <w:pStyle w:val="ListParagraph"/>
        <w:numPr>
          <w:ilvl w:val="0"/>
          <w:numId w:val="20"/>
        </w:numPr>
        <w:rPr>
          <w:lang w:val="en-AU"/>
        </w:rPr>
      </w:pPr>
      <w:r w:rsidRPr="000B0DD7">
        <w:rPr>
          <w:lang w:val="en-AU"/>
        </w:rPr>
        <w:lastRenderedPageBreak/>
        <w:t>C</w:t>
      </w:r>
    </w:p>
    <w:p w:rsidRPr="000B0DD7" w:rsidR="009F5CA8" w:rsidP="009F5CA8" w:rsidRDefault="00922AE7" w14:paraId="608BB09A" w14:textId="42BF4C5E">
      <w:pPr>
        <w:pStyle w:val="ListParagraph"/>
        <w:numPr>
          <w:ilvl w:val="0"/>
          <w:numId w:val="20"/>
        </w:numPr>
        <w:rPr>
          <w:lang w:val="en-AU"/>
        </w:rPr>
      </w:pPr>
      <w:r>
        <w:rPr>
          <w:lang w:val="en-AU"/>
        </w:rPr>
        <w:t>Epsilon</w:t>
      </w:r>
    </w:p>
    <w:p w:rsidRPr="000B0DD7" w:rsidR="009F5CA8" w:rsidP="009F5CA8" w:rsidRDefault="009F5CA8" w14:paraId="01FA290A" w14:textId="5CCDD642">
      <w:pPr>
        <w:rPr>
          <w:sz w:val="20"/>
          <w:szCs w:val="20"/>
        </w:rPr>
      </w:pPr>
    </w:p>
    <w:p w:rsidR="009F5CA8" w:rsidP="00605137" w:rsidRDefault="009F5CA8" w14:paraId="5FA17D16" w14:textId="0082842A">
      <w:pPr>
        <w:rPr>
          <w:sz w:val="20"/>
          <w:szCs w:val="20"/>
        </w:rPr>
      </w:pPr>
      <w:r w:rsidRPr="000B0DD7">
        <w:rPr>
          <w:sz w:val="20"/>
          <w:szCs w:val="20"/>
        </w:rPr>
        <w:t xml:space="preserve">An exhaustive grid search was </w:t>
      </w:r>
      <w:r w:rsidRPr="000B0DD7" w:rsidR="00D74D66">
        <w:rPr>
          <w:sz w:val="20"/>
          <w:szCs w:val="20"/>
        </w:rPr>
        <w:t>conducted</w:t>
      </w:r>
      <w:r w:rsidRPr="4DCCAEFB">
        <w:rPr>
          <w:sz w:val="20"/>
          <w:szCs w:val="20"/>
        </w:rPr>
        <w:t xml:space="preserve"> on this hyperparameter set, with the best performing model </w:t>
      </w:r>
      <w:r w:rsidR="008E66F2">
        <w:rPr>
          <w:sz w:val="20"/>
          <w:szCs w:val="20"/>
        </w:rPr>
        <w:t>utilising the following configuration:</w:t>
      </w:r>
      <w:r w:rsidR="00922AE7">
        <w:rPr>
          <w:sz w:val="20"/>
          <w:szCs w:val="20"/>
        </w:rPr>
        <w:br/>
      </w:r>
    </w:p>
    <w:p w:rsidR="0009549D" w:rsidP="0009549D" w:rsidRDefault="00922AE7" w14:paraId="0EE20151" w14:textId="6EF79641">
      <w:pPr>
        <w:pStyle w:val="ListParagraph"/>
        <w:numPr>
          <w:ilvl w:val="0"/>
          <w:numId w:val="25"/>
        </w:numPr>
        <w:jc w:val="left"/>
      </w:pPr>
      <w:r>
        <w:t>C</w:t>
      </w:r>
      <w:r w:rsidR="0009549D">
        <w:t xml:space="preserve"> – 1</w:t>
      </w:r>
    </w:p>
    <w:p w:rsidRPr="008E66F2" w:rsidR="008E66F2" w:rsidP="000A1DB8" w:rsidRDefault="0009549D" w14:paraId="35D2B714" w14:textId="28C9DF82">
      <w:pPr>
        <w:pStyle w:val="ListParagraph"/>
        <w:numPr>
          <w:ilvl w:val="0"/>
          <w:numId w:val="25"/>
        </w:numPr>
        <w:jc w:val="left"/>
      </w:pPr>
      <w:r>
        <w:t>Epsilon - 0</w:t>
      </w:r>
      <w:r w:rsidR="008E66F2">
        <w:br/>
      </w:r>
    </w:p>
    <w:p w:rsidRPr="00605137" w:rsidR="6F94B4FB" w:rsidP="6F94B4FB" w:rsidRDefault="008E66F2" w14:paraId="6FDBEC61" w14:textId="0D2D6786">
      <w:pPr>
        <w:rPr>
          <w:sz w:val="20"/>
          <w:szCs w:val="20"/>
        </w:rPr>
      </w:pPr>
      <w:r>
        <w:rPr>
          <w:sz w:val="20"/>
          <w:szCs w:val="20"/>
        </w:rPr>
        <w:t>Detailed results for all models can be found in section 5.</w:t>
      </w:r>
    </w:p>
    <w:p w:rsidRPr="000A1DB8" w:rsidR="00F77424" w:rsidP="000A1DB8" w:rsidRDefault="00184EBB" w14:paraId="061A941B" w14:textId="30935349">
      <w:pPr>
        <w:pStyle w:val="heading1"/>
        <w:rPr>
          <w:lang w:val="en-AU"/>
        </w:rPr>
      </w:pPr>
      <w:r w:rsidRPr="00605137">
        <w:rPr>
          <w:sz w:val="20"/>
          <w:lang w:val="en-AU"/>
        </w:rPr>
        <w:t>Analysis of Results</w:t>
      </w:r>
    </w:p>
    <w:p w:rsidRPr="00DB7557" w:rsidR="006F074E" w:rsidP="000A1DB8" w:rsidRDefault="006F074E" w14:paraId="6339ECC1" w14:textId="55B307A6">
      <w:pPr>
        <w:pStyle w:val="heading2"/>
      </w:pPr>
      <w:r w:rsidRPr="00DB7557">
        <w:t>Neural Networks</w:t>
      </w:r>
    </w:p>
    <w:p w:rsidR="006F074E" w:rsidP="006F074E" w:rsidRDefault="006F074E" w14:paraId="7A31B0A2" w14:textId="5ADEB017">
      <w:r w:rsidRPr="4DCCAEFB">
        <w:rPr>
          <w:sz w:val="20"/>
          <w:szCs w:val="20"/>
        </w:rPr>
        <w:t>The below graph compares the gradual decrease in loss of two neural networks with different architectures. This graph shows how a Neural Network Model that uses </w:t>
      </w:r>
      <w:r w:rsidRPr="4DCCAEFB">
        <w:rPr>
          <w:b/>
          <w:bCs/>
          <w:sz w:val="20"/>
          <w:szCs w:val="20"/>
        </w:rPr>
        <w:t xml:space="preserve">a Gated recurrent </w:t>
      </w:r>
      <w:r w:rsidRPr="4DCCAEFB">
        <w:rPr>
          <w:sz w:val="20"/>
          <w:szCs w:val="20"/>
        </w:rPr>
        <w:t xml:space="preserve">unit with two FC layers and one output layer learns better than a regular </w:t>
      </w:r>
      <w:r w:rsidRPr="4DCCAEFB">
        <w:rPr>
          <w:b/>
          <w:bCs/>
          <w:sz w:val="20"/>
          <w:szCs w:val="20"/>
        </w:rPr>
        <w:t xml:space="preserve">Recurrent Neural Network </w:t>
      </w:r>
      <w:r w:rsidRPr="4DCCAEFB">
        <w:rPr>
          <w:sz w:val="20"/>
          <w:szCs w:val="20"/>
        </w:rPr>
        <w:t>with one output layer. The loss during training clearly drops much lower and much quicker in the more complex GRU NN than the simple RNN.</w:t>
      </w:r>
    </w:p>
    <w:p w:rsidR="006F074E" w:rsidP="006F074E" w:rsidRDefault="006F074E" w14:paraId="5F523E8C" w14:textId="77777777">
      <w:r>
        <w:rPr>
          <w:noProof/>
        </w:rPr>
        <w:drawing>
          <wp:inline distT="0" distB="0" distL="0" distR="0" wp14:anchorId="218B02C3" wp14:editId="0432B662">
            <wp:extent cx="3710322" cy="2567940"/>
            <wp:effectExtent l="0" t="0" r="4445"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7056" cy="2572601"/>
                    </a:xfrm>
                    <a:prstGeom prst="rect">
                      <a:avLst/>
                    </a:prstGeom>
                  </pic:spPr>
                </pic:pic>
              </a:graphicData>
            </a:graphic>
          </wp:inline>
        </w:drawing>
      </w:r>
    </w:p>
    <w:p w:rsidR="006F074E" w:rsidP="006F074E" w:rsidRDefault="006F074E" w14:paraId="713658E6" w14:textId="77777777"/>
    <w:p w:rsidRPr="00605137" w:rsidR="006F074E" w:rsidP="006F074E" w:rsidRDefault="006F074E" w14:paraId="4CFD59CD" w14:textId="70996796">
      <w:pPr>
        <w:rPr>
          <w:sz w:val="20"/>
          <w:szCs w:val="20"/>
        </w:rPr>
      </w:pPr>
      <w:r w:rsidRPr="00605137">
        <w:rPr>
          <w:sz w:val="20"/>
          <w:szCs w:val="20"/>
        </w:rPr>
        <w:t xml:space="preserve">In the end, this proved to be the most accurate approach, with a validated </w:t>
      </w:r>
      <w:r w:rsidR="003643AF">
        <w:rPr>
          <w:sz w:val="20"/>
          <w:szCs w:val="20"/>
        </w:rPr>
        <w:t xml:space="preserve">MAE </w:t>
      </w:r>
      <w:r w:rsidRPr="00605137">
        <w:rPr>
          <w:sz w:val="20"/>
          <w:szCs w:val="20"/>
        </w:rPr>
        <w:t xml:space="preserve">loss as low as </w:t>
      </w:r>
      <w:r w:rsidR="003643AF">
        <w:rPr>
          <w:sz w:val="20"/>
          <w:szCs w:val="20"/>
        </w:rPr>
        <w:t xml:space="preserve">510, compared to the RNN which </w:t>
      </w:r>
      <w:r w:rsidR="00EE78D7">
        <w:rPr>
          <w:sz w:val="20"/>
          <w:szCs w:val="20"/>
        </w:rPr>
        <w:t>achieved an MAE loss of over 2000</w:t>
      </w:r>
      <w:r w:rsidRPr="00605137">
        <w:rPr>
          <w:sz w:val="20"/>
          <w:szCs w:val="20"/>
        </w:rPr>
        <w:t xml:space="preserve">. </w:t>
      </w:r>
    </w:p>
    <w:p w:rsidRPr="00605137" w:rsidR="006F074E" w:rsidP="006F074E" w:rsidRDefault="006F074E" w14:paraId="2E6AFD31" w14:textId="77777777">
      <w:pPr>
        <w:rPr>
          <w:sz w:val="20"/>
          <w:szCs w:val="20"/>
        </w:rPr>
      </w:pPr>
    </w:p>
    <w:p w:rsidR="006F074E" w:rsidP="006F074E" w:rsidRDefault="006F074E" w14:paraId="598013F8" w14:textId="77777777">
      <w:pPr>
        <w:rPr>
          <w:sz w:val="20"/>
          <w:szCs w:val="20"/>
        </w:rPr>
      </w:pPr>
      <w:r w:rsidRPr="4DCCAEFB">
        <w:rPr>
          <w:sz w:val="20"/>
          <w:szCs w:val="20"/>
        </w:rPr>
        <w:t xml:space="preserve">Our reflections as a team on this model were that it was successful in predicting demand reasonably accurately. It would be viable as a commercial product for generators or other market participants seeking short- or medium-term forecasts. However, </w:t>
      </w:r>
      <w:proofErr w:type="gramStart"/>
      <w:r w:rsidRPr="4DCCAEFB">
        <w:rPr>
          <w:sz w:val="20"/>
          <w:szCs w:val="20"/>
        </w:rPr>
        <w:lastRenderedPageBreak/>
        <w:t>as a result of</w:t>
      </w:r>
      <w:proofErr w:type="gramEnd"/>
      <w:r w:rsidRPr="4DCCAEFB">
        <w:rPr>
          <w:sz w:val="20"/>
          <w:szCs w:val="20"/>
        </w:rPr>
        <w:t xml:space="preserve"> time limitations, feature selection was not explored very deeply with these NN models. The models could have been improved further with additional feature selection. The most notable feature we would have added next would have been previous demand data (</w:t>
      </w:r>
      <w:proofErr w:type="gramStart"/>
      <w:r w:rsidRPr="4DCCAEFB">
        <w:rPr>
          <w:sz w:val="20"/>
          <w:szCs w:val="20"/>
        </w:rPr>
        <w:t>e.g.</w:t>
      </w:r>
      <w:proofErr w:type="gramEnd"/>
      <w:r w:rsidRPr="4DCCAEFB">
        <w:rPr>
          <w:sz w:val="20"/>
          <w:szCs w:val="20"/>
        </w:rPr>
        <w:t xml:space="preserve"> demand at T minus 30 minutes), which proved helpful in the other models we built (see below).</w:t>
      </w:r>
    </w:p>
    <w:p w:rsidR="006F074E" w:rsidP="006F074E" w:rsidRDefault="006F074E" w14:paraId="0C179786" w14:textId="77777777">
      <w:pPr>
        <w:rPr>
          <w:sz w:val="20"/>
          <w:szCs w:val="20"/>
        </w:rPr>
      </w:pPr>
    </w:p>
    <w:p w:rsidRPr="000A1DB8" w:rsidR="006F074E" w:rsidP="000A1DB8" w:rsidRDefault="006F074E" w14:paraId="13EA8F6F" w14:textId="55CA5276">
      <w:pPr>
        <w:pStyle w:val="heading2"/>
      </w:pPr>
      <w:r>
        <w:t>Machine Learning</w:t>
      </w:r>
    </w:p>
    <w:p w:rsidR="00902683" w:rsidP="00184EBB" w:rsidRDefault="00CB419D" w14:paraId="48CF7FCA" w14:textId="271BA865">
      <w:pPr>
        <w:pStyle w:val="p1a"/>
        <w:rPr>
          <w:lang w:val="en-AU"/>
        </w:rPr>
      </w:pPr>
      <w:r>
        <w:rPr>
          <w:lang w:val="en-AU"/>
        </w:rPr>
        <w:t>Out of the two machine learning models</w:t>
      </w:r>
      <w:r w:rsidRPr="00605137" w:rsidR="002D45F7">
        <w:rPr>
          <w:lang w:val="en-AU"/>
        </w:rPr>
        <w:t xml:space="preserve">, the </w:t>
      </w:r>
      <w:r>
        <w:rPr>
          <w:lang w:val="en-AU"/>
        </w:rPr>
        <w:t>r</w:t>
      </w:r>
      <w:r w:rsidRPr="00605137" w:rsidR="002D45F7">
        <w:rPr>
          <w:lang w:val="en-AU"/>
        </w:rPr>
        <w:t xml:space="preserve">andom </w:t>
      </w:r>
      <w:r>
        <w:rPr>
          <w:lang w:val="en-AU"/>
        </w:rPr>
        <w:t>f</w:t>
      </w:r>
      <w:r w:rsidRPr="00605137" w:rsidR="002D45F7">
        <w:rPr>
          <w:lang w:val="en-AU"/>
        </w:rPr>
        <w:t xml:space="preserve">orest was the best performer, with the lowest </w:t>
      </w:r>
      <w:r w:rsidR="00EE78D7">
        <w:rPr>
          <w:lang w:val="en-AU"/>
        </w:rPr>
        <w:t>MAE</w:t>
      </w:r>
      <w:r w:rsidRPr="00605137" w:rsidR="00EE78D7">
        <w:rPr>
          <w:lang w:val="en-AU"/>
        </w:rPr>
        <w:t xml:space="preserve"> </w:t>
      </w:r>
      <w:r w:rsidRPr="00605137" w:rsidR="002D45F7">
        <w:rPr>
          <w:lang w:val="en-AU"/>
        </w:rPr>
        <w:t>by a wide margin</w:t>
      </w:r>
      <w:r w:rsidR="00EE78D7">
        <w:rPr>
          <w:lang w:val="en-AU"/>
        </w:rPr>
        <w:t xml:space="preserve"> – as low as 5</w:t>
      </w:r>
      <w:r w:rsidR="002B456C">
        <w:rPr>
          <w:lang w:val="en-AU"/>
        </w:rPr>
        <w:t>3</w:t>
      </w:r>
      <w:r w:rsidR="00EE78D7">
        <w:rPr>
          <w:lang w:val="en-AU"/>
        </w:rPr>
        <w:t xml:space="preserve"> </w:t>
      </w:r>
      <w:r w:rsidR="006C43A4">
        <w:rPr>
          <w:lang w:val="en-AU"/>
        </w:rPr>
        <w:t>for the highest performing set of hyperparameters.</w:t>
      </w:r>
      <w:r>
        <w:rPr>
          <w:lang w:val="en-AU"/>
        </w:rPr>
        <w:t xml:space="preserve"> In contrast, the best performing SVM could only achieve an MAE of </w:t>
      </w:r>
      <w:r w:rsidR="000B20AB">
        <w:rPr>
          <w:lang w:val="en-AU"/>
        </w:rPr>
        <w:t>148</w:t>
      </w:r>
      <w:r w:rsidR="001D3FF9">
        <w:rPr>
          <w:lang w:val="en-AU"/>
        </w:rPr>
        <w:t xml:space="preserve"> – better than the benchmark, but poorer than the random forest.</w:t>
      </w:r>
    </w:p>
    <w:p w:rsidR="000B20AB" w:rsidP="000B20AB" w:rsidRDefault="000B20AB" w14:paraId="6786F48F" w14:textId="77777777">
      <w:pPr>
        <w:rPr>
          <w:lang w:eastAsia="en-US"/>
        </w:rPr>
      </w:pPr>
    </w:p>
    <w:tbl>
      <w:tblPr>
        <w:tblStyle w:val="TableGrid"/>
        <w:tblW w:w="5665" w:type="dxa"/>
        <w:jc w:val="center"/>
        <w:tblLook w:val="04A0" w:firstRow="1" w:lastRow="0" w:firstColumn="1" w:lastColumn="0" w:noHBand="0" w:noVBand="1"/>
      </w:tblPr>
      <w:tblGrid>
        <w:gridCol w:w="3180"/>
        <w:gridCol w:w="2485"/>
      </w:tblGrid>
      <w:tr w:rsidRPr="00605137" w:rsidR="000B20AB" w:rsidTr="201A10C3" w14:paraId="756D719B" w14:textId="77777777">
        <w:trPr/>
        <w:tc>
          <w:tcPr>
            <w:tcW w:w="3180" w:type="dxa"/>
            <w:tcMar/>
          </w:tcPr>
          <w:p w:rsidRPr="009B58F0" w:rsidR="000B20AB" w:rsidP="008928E3" w:rsidRDefault="000B20AB" w14:paraId="2E39B14B" w14:textId="77777777">
            <w:pPr>
              <w:rPr>
                <w:b/>
                <w:bCs/>
                <w:sz w:val="20"/>
                <w:szCs w:val="20"/>
              </w:rPr>
            </w:pPr>
            <w:r w:rsidRPr="009B58F0">
              <w:rPr>
                <w:b/>
                <w:bCs/>
                <w:sz w:val="20"/>
                <w:szCs w:val="20"/>
              </w:rPr>
              <w:t>Model</w:t>
            </w:r>
          </w:p>
        </w:tc>
        <w:tc>
          <w:tcPr>
            <w:tcW w:w="2485" w:type="dxa"/>
            <w:tcMar/>
          </w:tcPr>
          <w:p w:rsidRPr="008928E3" w:rsidR="000B20AB" w:rsidP="008928E3" w:rsidRDefault="000B20AB" w14:paraId="76535193" w14:textId="77777777">
            <w:pPr>
              <w:rPr>
                <w:b/>
                <w:bCs/>
                <w:sz w:val="20"/>
                <w:szCs w:val="20"/>
              </w:rPr>
            </w:pPr>
            <w:r w:rsidRPr="009B58F0">
              <w:rPr>
                <w:b/>
                <w:bCs/>
                <w:sz w:val="20"/>
                <w:szCs w:val="20"/>
              </w:rPr>
              <w:t>MAE</w:t>
            </w:r>
            <w:r>
              <w:rPr>
                <w:b/>
                <w:bCs/>
                <w:sz w:val="20"/>
                <w:szCs w:val="20"/>
              </w:rPr>
              <w:t xml:space="preserve"> (Lower is better)</w:t>
            </w:r>
          </w:p>
        </w:tc>
      </w:tr>
      <w:tr w:rsidRPr="00605137" w:rsidR="000B20AB" w:rsidTr="201A10C3" w14:paraId="6E875C47" w14:textId="77777777">
        <w:trPr/>
        <w:tc>
          <w:tcPr>
            <w:tcW w:w="3180" w:type="dxa"/>
            <w:tcMar/>
          </w:tcPr>
          <w:p w:rsidRPr="009B58F0" w:rsidR="000B20AB" w:rsidP="008928E3" w:rsidRDefault="000B20AB" w14:paraId="02AC353C" w14:textId="77777777">
            <w:pPr>
              <w:rPr>
                <w:sz w:val="20"/>
                <w:szCs w:val="20"/>
              </w:rPr>
            </w:pPr>
            <w:r>
              <w:rPr>
                <w:sz w:val="20"/>
                <w:szCs w:val="20"/>
              </w:rPr>
              <w:t>Benchmark – 30-minute demand</w:t>
            </w:r>
          </w:p>
        </w:tc>
        <w:tc>
          <w:tcPr>
            <w:tcW w:w="2485" w:type="dxa"/>
            <w:tcMar/>
          </w:tcPr>
          <w:p w:rsidRPr="009B58F0" w:rsidR="000B20AB" w:rsidP="008928E3" w:rsidRDefault="000B20AB" w14:paraId="2382DDE5" w14:textId="77777777">
            <w:pPr>
              <w:rPr>
                <w:sz w:val="20"/>
                <w:szCs w:val="20"/>
              </w:rPr>
            </w:pPr>
            <w:r>
              <w:rPr>
                <w:sz w:val="20"/>
                <w:szCs w:val="20"/>
              </w:rPr>
              <w:t>218</w:t>
            </w:r>
          </w:p>
        </w:tc>
      </w:tr>
      <w:tr w:rsidRPr="00605137" w:rsidR="000B20AB" w:rsidTr="201A10C3" w14:paraId="176F0837" w14:textId="77777777">
        <w:trPr/>
        <w:tc>
          <w:tcPr>
            <w:tcW w:w="3180" w:type="dxa"/>
            <w:tcMar/>
          </w:tcPr>
          <w:p w:rsidRPr="009B58F0" w:rsidR="000B20AB" w:rsidP="008928E3" w:rsidRDefault="000B20AB" w14:paraId="60F2BF81" w14:textId="77777777">
            <w:pPr>
              <w:rPr>
                <w:sz w:val="20"/>
                <w:szCs w:val="20"/>
              </w:rPr>
            </w:pPr>
            <w:r w:rsidRPr="009B58F0">
              <w:rPr>
                <w:sz w:val="20"/>
                <w:szCs w:val="20"/>
              </w:rPr>
              <w:t>Random Forest</w:t>
            </w:r>
          </w:p>
        </w:tc>
        <w:tc>
          <w:tcPr>
            <w:tcW w:w="2485" w:type="dxa"/>
            <w:tcMar/>
          </w:tcPr>
          <w:p w:rsidRPr="009B58F0" w:rsidR="000B20AB" w:rsidP="008928E3" w:rsidRDefault="000B20AB" w14:paraId="5BA9AD6D" w14:textId="77777777">
            <w:pPr>
              <w:rPr>
                <w:sz w:val="20"/>
                <w:szCs w:val="20"/>
              </w:rPr>
            </w:pPr>
            <w:r w:rsidRPr="009B58F0">
              <w:rPr>
                <w:sz w:val="20"/>
                <w:szCs w:val="20"/>
              </w:rPr>
              <w:t>5</w:t>
            </w:r>
            <w:r>
              <w:rPr>
                <w:sz w:val="20"/>
                <w:szCs w:val="20"/>
              </w:rPr>
              <w:t>3</w:t>
            </w:r>
          </w:p>
        </w:tc>
      </w:tr>
      <w:tr w:rsidRPr="00605137" w:rsidR="000B20AB" w:rsidTr="201A10C3" w14:paraId="345AF52E" w14:textId="77777777">
        <w:trPr/>
        <w:tc>
          <w:tcPr>
            <w:tcW w:w="3180" w:type="dxa"/>
            <w:tcMar/>
          </w:tcPr>
          <w:p w:rsidRPr="009B58F0" w:rsidR="000B20AB" w:rsidP="008928E3" w:rsidRDefault="000B20AB" w14:paraId="199AE2C0" w14:textId="77777777">
            <w:pPr>
              <w:rPr>
                <w:sz w:val="20"/>
                <w:szCs w:val="20"/>
              </w:rPr>
            </w:pPr>
            <w:r w:rsidRPr="009B58F0">
              <w:rPr>
                <w:sz w:val="20"/>
                <w:szCs w:val="20"/>
              </w:rPr>
              <w:t>SVM</w:t>
            </w:r>
          </w:p>
        </w:tc>
        <w:tc>
          <w:tcPr>
            <w:tcW w:w="2485" w:type="dxa"/>
            <w:tcMar/>
          </w:tcPr>
          <w:p w:rsidRPr="009B58F0" w:rsidR="000B20AB" w:rsidP="008928E3" w:rsidRDefault="000B20AB" w14:paraId="65F99F23" w14:textId="77777777">
            <w:pPr>
              <w:rPr>
                <w:sz w:val="20"/>
                <w:szCs w:val="20"/>
              </w:rPr>
            </w:pPr>
            <w:r>
              <w:rPr>
                <w:sz w:val="20"/>
                <w:szCs w:val="20"/>
              </w:rPr>
              <w:t>148</w:t>
            </w:r>
          </w:p>
        </w:tc>
      </w:tr>
    </w:tbl>
    <w:p w:rsidRPr="000A1DB8" w:rsidR="000B20AB" w:rsidP="000A1DB8" w:rsidRDefault="000B20AB" w14:paraId="16A84C3E" w14:textId="77777777"/>
    <w:p w:rsidRPr="00605137" w:rsidR="00184EBB" w:rsidP="00184EBB" w:rsidRDefault="00A24463" w14:paraId="251CD078" w14:textId="6B17E043">
      <w:pPr>
        <w:pStyle w:val="p1a"/>
        <w:rPr>
          <w:lang w:val="en-AU"/>
        </w:rPr>
      </w:pPr>
      <w:r>
        <w:rPr>
          <w:lang w:val="en-AU"/>
        </w:rPr>
        <w:t xml:space="preserve">In addition, the SVM models struggled to scale </w:t>
      </w:r>
      <w:r w:rsidR="001557C1">
        <w:rPr>
          <w:lang w:val="en-AU"/>
        </w:rPr>
        <w:t xml:space="preserve">with the large </w:t>
      </w:r>
      <w:proofErr w:type="gramStart"/>
      <w:r w:rsidR="001557C1">
        <w:rPr>
          <w:lang w:val="en-AU"/>
        </w:rPr>
        <w:t>dataset,</w:t>
      </w:r>
      <w:r w:rsidR="00902683">
        <w:rPr>
          <w:lang w:val="en-AU"/>
        </w:rPr>
        <w:t xml:space="preserve"> </w:t>
      </w:r>
      <w:r w:rsidR="001557C1">
        <w:rPr>
          <w:lang w:val="en-AU"/>
        </w:rPr>
        <w:t>and</w:t>
      </w:r>
      <w:proofErr w:type="gramEnd"/>
      <w:r w:rsidR="001557C1">
        <w:rPr>
          <w:lang w:val="en-AU"/>
        </w:rPr>
        <w:t xml:space="preserve"> took many times longer to train than the random forest</w:t>
      </w:r>
      <w:r w:rsidR="00A31477">
        <w:rPr>
          <w:lang w:val="en-AU"/>
        </w:rPr>
        <w:t>. Overall, the random forest approach appears to be a superior to solution to this forecasting challenge.</w:t>
      </w:r>
    </w:p>
    <w:p w:rsidRPr="00605137" w:rsidR="00303FCD" w:rsidP="00303FCD" w:rsidRDefault="00303FCD" w14:paraId="7120D970" w14:textId="144288EA">
      <w:pPr>
        <w:rPr>
          <w:sz w:val="20"/>
          <w:szCs w:val="20"/>
        </w:rPr>
      </w:pPr>
    </w:p>
    <w:p w:rsidR="002D45F7" w:rsidP="00303FCD" w:rsidRDefault="002D45F7" w14:paraId="22DDD9D2" w14:textId="4D61EE66">
      <w:pPr>
        <w:rPr>
          <w:sz w:val="20"/>
          <w:szCs w:val="20"/>
        </w:rPr>
      </w:pPr>
      <w:r w:rsidRPr="00605137">
        <w:rPr>
          <w:sz w:val="20"/>
          <w:szCs w:val="20"/>
        </w:rPr>
        <w:t>A</w:t>
      </w:r>
      <w:r w:rsidR="00083BE7">
        <w:rPr>
          <w:sz w:val="20"/>
          <w:szCs w:val="20"/>
        </w:rPr>
        <w:t>s the</w:t>
      </w:r>
      <w:r w:rsidRPr="00605137">
        <w:rPr>
          <w:sz w:val="20"/>
          <w:szCs w:val="20"/>
        </w:rPr>
        <w:t xml:space="preserve"> scatterplot</w:t>
      </w:r>
      <w:r w:rsidR="000B20AB">
        <w:rPr>
          <w:sz w:val="20"/>
          <w:szCs w:val="20"/>
        </w:rPr>
        <w:t>s</w:t>
      </w:r>
      <w:r w:rsidRPr="00605137">
        <w:rPr>
          <w:sz w:val="20"/>
          <w:szCs w:val="20"/>
        </w:rPr>
        <w:t xml:space="preserve"> </w:t>
      </w:r>
      <w:r w:rsidR="00B9009E">
        <w:rPr>
          <w:sz w:val="20"/>
          <w:szCs w:val="20"/>
        </w:rPr>
        <w:t xml:space="preserve">on the following page </w:t>
      </w:r>
      <w:r w:rsidRPr="00605137" w:rsidR="00083BE7">
        <w:rPr>
          <w:sz w:val="20"/>
          <w:szCs w:val="20"/>
        </w:rPr>
        <w:t>show</w:t>
      </w:r>
      <w:r w:rsidR="00083BE7">
        <w:rPr>
          <w:sz w:val="20"/>
          <w:szCs w:val="20"/>
        </w:rPr>
        <w:t>,</w:t>
      </w:r>
      <w:r w:rsidRPr="00605137" w:rsidR="00083BE7">
        <w:rPr>
          <w:sz w:val="20"/>
          <w:szCs w:val="20"/>
        </w:rPr>
        <w:t xml:space="preserve"> </w:t>
      </w:r>
      <w:r w:rsidRPr="00605137" w:rsidR="00C20A27">
        <w:rPr>
          <w:sz w:val="20"/>
          <w:szCs w:val="20"/>
        </w:rPr>
        <w:t xml:space="preserve">the </w:t>
      </w:r>
      <w:r w:rsidR="00083BE7">
        <w:rPr>
          <w:sz w:val="20"/>
          <w:szCs w:val="20"/>
        </w:rPr>
        <w:t xml:space="preserve">random forest </w:t>
      </w:r>
      <w:r w:rsidRPr="00605137" w:rsidR="00C20A27">
        <w:rPr>
          <w:sz w:val="20"/>
          <w:szCs w:val="20"/>
        </w:rPr>
        <w:t xml:space="preserve">model very credibly predicts demand to an accuracy of within 2-3%--when the model expects demand to be 8000 </w:t>
      </w:r>
      <w:proofErr w:type="spellStart"/>
      <w:r w:rsidRPr="00605137" w:rsidR="00C20A27">
        <w:rPr>
          <w:sz w:val="20"/>
          <w:szCs w:val="20"/>
        </w:rPr>
        <w:t>mWh</w:t>
      </w:r>
      <w:proofErr w:type="spellEnd"/>
      <w:r w:rsidRPr="00605137" w:rsidR="00C20A27">
        <w:rPr>
          <w:sz w:val="20"/>
          <w:szCs w:val="20"/>
        </w:rPr>
        <w:t xml:space="preserve">, the range of actual values is almost always between 7800 and 8200 </w:t>
      </w:r>
      <w:proofErr w:type="spellStart"/>
      <w:r w:rsidRPr="00605137" w:rsidR="00C20A27">
        <w:rPr>
          <w:sz w:val="20"/>
          <w:szCs w:val="20"/>
        </w:rPr>
        <w:t>mWh</w:t>
      </w:r>
      <w:proofErr w:type="spellEnd"/>
      <w:r w:rsidR="00DE2D0F">
        <w:rPr>
          <w:sz w:val="20"/>
          <w:szCs w:val="20"/>
        </w:rPr>
        <w:t>.</w:t>
      </w:r>
      <w:r w:rsidR="00B9009E">
        <w:rPr>
          <w:sz w:val="20"/>
          <w:szCs w:val="20"/>
        </w:rPr>
        <w:t xml:space="preserve"> Conversely, the SVM model </w:t>
      </w:r>
      <w:r w:rsidR="00106C11">
        <w:rPr>
          <w:sz w:val="20"/>
          <w:szCs w:val="20"/>
        </w:rPr>
        <w:t>tends to</w:t>
      </w:r>
      <w:r w:rsidR="00872F18">
        <w:rPr>
          <w:sz w:val="20"/>
          <w:szCs w:val="20"/>
        </w:rPr>
        <w:t xml:space="preserve"> under</w:t>
      </w:r>
      <w:r w:rsidR="00106C11">
        <w:rPr>
          <w:sz w:val="20"/>
          <w:szCs w:val="20"/>
        </w:rPr>
        <w:t>estimate</w:t>
      </w:r>
      <w:r w:rsidR="00872F18">
        <w:rPr>
          <w:sz w:val="20"/>
          <w:szCs w:val="20"/>
        </w:rPr>
        <w:t xml:space="preserve"> demand </w:t>
      </w:r>
      <w:r w:rsidR="00106C11">
        <w:rPr>
          <w:sz w:val="20"/>
          <w:szCs w:val="20"/>
        </w:rPr>
        <w:t xml:space="preserve">in some scenarios when demand is between 8000 and 9000 </w:t>
      </w:r>
      <w:proofErr w:type="spellStart"/>
      <w:r w:rsidR="00106C11">
        <w:rPr>
          <w:sz w:val="20"/>
          <w:szCs w:val="20"/>
        </w:rPr>
        <w:t>mWh</w:t>
      </w:r>
      <w:proofErr w:type="spellEnd"/>
      <w:r w:rsidR="00106C11">
        <w:rPr>
          <w:sz w:val="20"/>
          <w:szCs w:val="20"/>
        </w:rPr>
        <w:t xml:space="preserve">. The benchmark </w:t>
      </w:r>
      <w:r w:rsidR="00B93E61">
        <w:rPr>
          <w:sz w:val="20"/>
          <w:szCs w:val="20"/>
        </w:rPr>
        <w:t>has a much wider spread of estimates at all levels of demand, reinforcing that both models are an improvement over our benchmark.</w:t>
      </w:r>
    </w:p>
    <w:p w:rsidR="00F77424" w:rsidP="00303FCD" w:rsidRDefault="00F77424" w14:paraId="04144F3C" w14:textId="77777777">
      <w:pPr>
        <w:rPr>
          <w:sz w:val="20"/>
          <w:szCs w:val="20"/>
        </w:rPr>
      </w:pPr>
    </w:p>
    <w:p w:rsidR="00B9009E" w:rsidP="000B20AB" w:rsidRDefault="000B20AB" w14:paraId="333633C4" w14:textId="6D1848B3">
      <w:pPr>
        <w:rPr>
          <w:sz w:val="20"/>
          <w:szCs w:val="20"/>
          <w:lang w:val="en-US" w:eastAsia="en-US"/>
        </w:rPr>
      </w:pPr>
      <w:r w:rsidRPr="008928E3">
        <w:rPr>
          <w:sz w:val="20"/>
          <w:szCs w:val="20"/>
          <w:lang w:val="en-US" w:eastAsia="en-US"/>
        </w:rPr>
        <w:t xml:space="preserve">The </w:t>
      </w:r>
      <w:r w:rsidR="00B93E61">
        <w:rPr>
          <w:sz w:val="20"/>
          <w:szCs w:val="20"/>
          <w:lang w:val="en-US" w:eastAsia="en-US"/>
        </w:rPr>
        <w:t xml:space="preserve">following </w:t>
      </w:r>
      <w:r w:rsidRPr="008928E3">
        <w:rPr>
          <w:sz w:val="20"/>
          <w:szCs w:val="20"/>
          <w:lang w:val="en-US" w:eastAsia="en-US"/>
        </w:rPr>
        <w:t xml:space="preserve">series of charts show the </w:t>
      </w:r>
      <w:proofErr w:type="spellStart"/>
      <w:r w:rsidRPr="008928E3">
        <w:rPr>
          <w:sz w:val="20"/>
          <w:szCs w:val="20"/>
          <w:lang w:val="en-US" w:eastAsia="en-US"/>
        </w:rPr>
        <w:t>visualised</w:t>
      </w:r>
      <w:proofErr w:type="spellEnd"/>
      <w:r w:rsidRPr="008928E3">
        <w:rPr>
          <w:sz w:val="20"/>
          <w:szCs w:val="20"/>
          <w:lang w:val="en-US" w:eastAsia="en-US"/>
        </w:rPr>
        <w:t xml:space="preserve"> performance of each model, in terms of their predicted demands versus actual demand:</w:t>
      </w:r>
    </w:p>
    <w:p w:rsidR="00B9009E" w:rsidRDefault="00B9009E" w14:paraId="318465C2" w14:textId="77777777">
      <w:pPr>
        <w:spacing w:line="240" w:lineRule="atLeast"/>
        <w:rPr>
          <w:sz w:val="20"/>
          <w:szCs w:val="20"/>
          <w:lang w:val="en-US" w:eastAsia="en-US"/>
        </w:rPr>
      </w:pPr>
      <w:r>
        <w:rPr>
          <w:sz w:val="20"/>
          <w:szCs w:val="20"/>
          <w:lang w:val="en-US" w:eastAsia="en-US"/>
        </w:rPr>
        <w:br w:type="page"/>
      </w:r>
    </w:p>
    <w:p w:rsidR="000B20AB" w:rsidP="000B20AB" w:rsidRDefault="000B20AB" w14:paraId="76E52AB0" w14:textId="77777777">
      <w:pPr>
        <w:rPr>
          <w:sz w:val="20"/>
          <w:szCs w:val="20"/>
          <w:lang w:val="en-US" w:eastAsia="en-US"/>
        </w:rPr>
      </w:pPr>
    </w:p>
    <w:p w:rsidR="000B20AB" w:rsidP="000B20AB" w:rsidRDefault="000B20AB" w14:paraId="416CAFEF" w14:textId="77777777">
      <w:pPr>
        <w:rPr>
          <w:sz w:val="20"/>
          <w:szCs w:val="20"/>
          <w:lang w:val="en-US" w:eastAsia="en-US"/>
        </w:rPr>
      </w:pPr>
    </w:p>
    <w:p w:rsidR="000B20AB" w:rsidP="000B20AB" w:rsidRDefault="000B20AB" w14:paraId="01A6337A" w14:textId="77777777">
      <w:pPr>
        <w:rPr>
          <w:b/>
          <w:bCs/>
          <w:sz w:val="20"/>
          <w:szCs w:val="20"/>
          <w:lang w:val="en-US" w:eastAsia="en-US"/>
        </w:rPr>
      </w:pPr>
    </w:p>
    <w:tbl>
      <w:tblPr>
        <w:tblStyle w:val="TableGrid"/>
        <w:tblW w:w="5227" w:type="dxa"/>
        <w:tblInd w:w="839" w:type="dxa"/>
        <w:tblLayout w:type="fixed"/>
        <w:tblLook w:val="04A0" w:firstRow="1" w:lastRow="0" w:firstColumn="1" w:lastColumn="0" w:noHBand="0" w:noVBand="1"/>
      </w:tblPr>
      <w:tblGrid>
        <w:gridCol w:w="5227"/>
      </w:tblGrid>
      <w:tr w:rsidR="00DA22AC" w:rsidTr="000A1DB8" w14:paraId="782447D6" w14:textId="77777777">
        <w:tc>
          <w:tcPr>
            <w:tcW w:w="5227" w:type="dxa"/>
          </w:tcPr>
          <w:p w:rsidR="00DA22AC" w:rsidP="008928E3" w:rsidRDefault="00DA22AC" w14:paraId="60118604" w14:textId="0C008EE8">
            <w:pPr>
              <w:jc w:val="center"/>
              <w:rPr>
                <w:b/>
                <w:bCs/>
                <w:sz w:val="20"/>
                <w:szCs w:val="20"/>
                <w:lang w:val="en-US" w:eastAsia="en-US"/>
              </w:rPr>
            </w:pPr>
            <w:r>
              <w:rPr>
                <w:b/>
                <w:bCs/>
                <w:sz w:val="20"/>
                <w:szCs w:val="20"/>
                <w:lang w:val="en-US" w:eastAsia="en-US"/>
              </w:rPr>
              <w:t xml:space="preserve">Benchmark – </w:t>
            </w:r>
            <w:proofErr w:type="gramStart"/>
            <w:r>
              <w:rPr>
                <w:b/>
                <w:bCs/>
                <w:sz w:val="20"/>
                <w:szCs w:val="20"/>
                <w:lang w:val="en-US" w:eastAsia="en-US"/>
              </w:rPr>
              <w:t>30 minute</w:t>
            </w:r>
            <w:proofErr w:type="gramEnd"/>
            <w:r>
              <w:rPr>
                <w:b/>
                <w:bCs/>
                <w:sz w:val="20"/>
                <w:szCs w:val="20"/>
                <w:lang w:val="en-US" w:eastAsia="en-US"/>
              </w:rPr>
              <w:t xml:space="preserve"> demand</w:t>
            </w:r>
          </w:p>
          <w:p w:rsidR="00DA22AC" w:rsidP="000A1DB8" w:rsidRDefault="00DA22AC" w14:paraId="1B4F3839" w14:textId="77777777">
            <w:pPr>
              <w:jc w:val="center"/>
              <w:rPr>
                <w:b/>
                <w:bCs/>
                <w:sz w:val="20"/>
                <w:szCs w:val="20"/>
                <w:lang w:val="en-US" w:eastAsia="en-US"/>
              </w:rPr>
            </w:pPr>
            <w:r>
              <w:rPr>
                <w:noProof/>
              </w:rPr>
              <w:drawing>
                <wp:inline distT="0" distB="0" distL="0" distR="0" wp14:anchorId="58B06FF4" wp14:editId="2DB2ACC1">
                  <wp:extent cx="3183286" cy="2047186"/>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4"/>
                          <a:stretch>
                            <a:fillRect/>
                          </a:stretch>
                        </pic:blipFill>
                        <pic:spPr>
                          <a:xfrm>
                            <a:off x="0" y="0"/>
                            <a:ext cx="3204187" cy="2060628"/>
                          </a:xfrm>
                          <a:prstGeom prst="rect">
                            <a:avLst/>
                          </a:prstGeom>
                        </pic:spPr>
                      </pic:pic>
                    </a:graphicData>
                  </a:graphic>
                </wp:inline>
              </w:drawing>
            </w:r>
          </w:p>
        </w:tc>
      </w:tr>
      <w:tr w:rsidR="00DA22AC" w:rsidTr="000A1DB8" w14:paraId="081CDF9B" w14:textId="77777777">
        <w:tc>
          <w:tcPr>
            <w:tcW w:w="5227" w:type="dxa"/>
          </w:tcPr>
          <w:p w:rsidR="00DA22AC" w:rsidP="008928E3" w:rsidRDefault="00DA22AC" w14:paraId="7ED9A161" w14:textId="77777777">
            <w:pPr>
              <w:jc w:val="center"/>
              <w:rPr>
                <w:b/>
                <w:bCs/>
                <w:sz w:val="20"/>
                <w:szCs w:val="20"/>
                <w:lang w:val="en-US" w:eastAsia="en-US"/>
              </w:rPr>
            </w:pPr>
            <w:r>
              <w:rPr>
                <w:b/>
                <w:bCs/>
                <w:sz w:val="20"/>
                <w:szCs w:val="20"/>
                <w:lang w:val="en-US" w:eastAsia="en-US"/>
              </w:rPr>
              <w:t>Random Forest</w:t>
            </w:r>
          </w:p>
          <w:p w:rsidR="00DA22AC" w:rsidP="008928E3" w:rsidRDefault="00DA22AC" w14:paraId="7E1107DC" w14:textId="77777777">
            <w:pPr>
              <w:jc w:val="center"/>
              <w:rPr>
                <w:b/>
                <w:bCs/>
                <w:sz w:val="20"/>
                <w:szCs w:val="20"/>
                <w:lang w:val="en-US" w:eastAsia="en-US"/>
              </w:rPr>
            </w:pPr>
            <w:r w:rsidRPr="00605137">
              <w:rPr>
                <w:noProof/>
                <w:sz w:val="20"/>
                <w:szCs w:val="20"/>
              </w:rPr>
              <w:drawing>
                <wp:inline distT="0" distB="0" distL="0" distR="0" wp14:anchorId="070C8C13" wp14:editId="14C61748">
                  <wp:extent cx="3462006" cy="2039274"/>
                  <wp:effectExtent l="0" t="0" r="571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5"/>
                          <a:stretch>
                            <a:fillRect/>
                          </a:stretch>
                        </pic:blipFill>
                        <pic:spPr>
                          <a:xfrm>
                            <a:off x="0" y="0"/>
                            <a:ext cx="3535554" cy="2082597"/>
                          </a:xfrm>
                          <a:prstGeom prst="rect">
                            <a:avLst/>
                          </a:prstGeom>
                        </pic:spPr>
                      </pic:pic>
                    </a:graphicData>
                  </a:graphic>
                </wp:inline>
              </w:drawing>
            </w:r>
          </w:p>
        </w:tc>
      </w:tr>
      <w:tr w:rsidR="00DA22AC" w:rsidTr="000A1DB8" w14:paraId="75459F49" w14:textId="77777777">
        <w:tc>
          <w:tcPr>
            <w:tcW w:w="5227" w:type="dxa"/>
          </w:tcPr>
          <w:p w:rsidR="00DA22AC" w:rsidP="00DA22AC" w:rsidRDefault="00DA22AC" w14:paraId="3D2FAB2A" w14:textId="77777777">
            <w:pPr>
              <w:jc w:val="center"/>
              <w:rPr>
                <w:b/>
                <w:bCs/>
                <w:sz w:val="20"/>
                <w:szCs w:val="20"/>
                <w:lang w:val="en-US" w:eastAsia="en-US"/>
              </w:rPr>
            </w:pPr>
            <w:r>
              <w:rPr>
                <w:b/>
                <w:bCs/>
                <w:sz w:val="20"/>
                <w:szCs w:val="20"/>
                <w:lang w:val="en-US" w:eastAsia="en-US"/>
              </w:rPr>
              <w:t>SVM</w:t>
            </w:r>
          </w:p>
          <w:p w:rsidR="00DA22AC" w:rsidP="00DA22AC" w:rsidRDefault="00DA22AC" w14:paraId="172E9ECE" w14:textId="68C641B2">
            <w:pPr>
              <w:jc w:val="center"/>
              <w:rPr>
                <w:b/>
                <w:bCs/>
                <w:sz w:val="20"/>
                <w:szCs w:val="20"/>
                <w:lang w:val="en-US" w:eastAsia="en-US"/>
              </w:rPr>
            </w:pPr>
            <w:r>
              <w:rPr>
                <w:noProof/>
              </w:rPr>
              <w:drawing>
                <wp:inline distT="0" distB="0" distL="0" distR="0" wp14:anchorId="18D348E5" wp14:editId="2A0A9080">
                  <wp:extent cx="2914345" cy="1876336"/>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6"/>
                          <a:stretch>
                            <a:fillRect/>
                          </a:stretch>
                        </pic:blipFill>
                        <pic:spPr>
                          <a:xfrm>
                            <a:off x="0" y="0"/>
                            <a:ext cx="2991748" cy="1926171"/>
                          </a:xfrm>
                          <a:prstGeom prst="rect">
                            <a:avLst/>
                          </a:prstGeom>
                        </pic:spPr>
                      </pic:pic>
                    </a:graphicData>
                  </a:graphic>
                </wp:inline>
              </w:drawing>
            </w:r>
          </w:p>
        </w:tc>
      </w:tr>
    </w:tbl>
    <w:p w:rsidR="00184EBB" w:rsidP="00184EBB" w:rsidRDefault="00184EBB" w14:paraId="5B5CD65A" w14:textId="661BD4ED">
      <w:pPr>
        <w:pStyle w:val="heading1"/>
        <w:rPr>
          <w:sz w:val="20"/>
          <w:lang w:val="en-AU"/>
        </w:rPr>
      </w:pPr>
      <w:r w:rsidRPr="00605137">
        <w:rPr>
          <w:sz w:val="20"/>
          <w:lang w:val="en-AU"/>
        </w:rPr>
        <w:lastRenderedPageBreak/>
        <w:t>Discussion, Conclusion, and Further Issues</w:t>
      </w:r>
    </w:p>
    <w:p w:rsidRPr="00605137" w:rsidR="00EF7DCA" w:rsidP="00EF7DCA" w:rsidRDefault="00EF7DCA" w14:paraId="2DA6EB6B" w14:textId="38281941">
      <w:pPr>
        <w:pStyle w:val="p1a"/>
        <w:rPr>
          <w:lang w:val="en-AU"/>
        </w:rPr>
      </w:pPr>
      <w:r w:rsidRPr="00605137">
        <w:rPr>
          <w:lang w:val="en-AU"/>
        </w:rPr>
        <w:t xml:space="preserve">Based on our understanding of what is required by energy generators and other market participants, we believe that two of the models we constructed are good enough for commercial release, the </w:t>
      </w:r>
      <w:r>
        <w:rPr>
          <w:lang w:val="en-AU"/>
        </w:rPr>
        <w:t>r</w:t>
      </w:r>
      <w:r w:rsidRPr="00605137">
        <w:rPr>
          <w:lang w:val="en-AU"/>
        </w:rPr>
        <w:t xml:space="preserve">andom </w:t>
      </w:r>
      <w:r>
        <w:rPr>
          <w:lang w:val="en-AU"/>
        </w:rPr>
        <w:t>f</w:t>
      </w:r>
      <w:r w:rsidRPr="00605137">
        <w:rPr>
          <w:lang w:val="en-AU"/>
        </w:rPr>
        <w:t xml:space="preserve">orest </w:t>
      </w:r>
      <w:proofErr w:type="gramStart"/>
      <w:r w:rsidRPr="00605137">
        <w:rPr>
          <w:lang w:val="en-AU"/>
        </w:rPr>
        <w:t>model</w:t>
      </w:r>
      <w:proofErr w:type="gramEnd"/>
      <w:r>
        <w:rPr>
          <w:lang w:val="en-AU"/>
        </w:rPr>
        <w:t xml:space="preserve"> </w:t>
      </w:r>
      <w:r w:rsidRPr="00605137">
        <w:rPr>
          <w:lang w:val="en-AU"/>
        </w:rPr>
        <w:t xml:space="preserve">and the Neural Network model. </w:t>
      </w:r>
      <w:proofErr w:type="gramStart"/>
      <w:r w:rsidRPr="00605137">
        <w:rPr>
          <w:lang w:val="en-AU"/>
        </w:rPr>
        <w:t>Both of these</w:t>
      </w:r>
      <w:proofErr w:type="gramEnd"/>
      <w:r w:rsidRPr="00605137">
        <w:rPr>
          <w:lang w:val="en-AU"/>
        </w:rPr>
        <w:t xml:space="preserve"> models show meaningful improvement from the benchmark data provided, in the form of the previous demand forecasts provided.</w:t>
      </w:r>
    </w:p>
    <w:p w:rsidR="00EF7DCA" w:rsidP="00EF7DCA" w:rsidRDefault="00EF7DCA" w14:paraId="77A231D2" w14:textId="77777777">
      <w:pPr>
        <w:rPr>
          <w:sz w:val="20"/>
          <w:szCs w:val="20"/>
        </w:rPr>
      </w:pPr>
    </w:p>
    <w:p w:rsidRPr="00605137" w:rsidR="00EF7DCA" w:rsidP="00EF7DCA" w:rsidRDefault="00EF7DCA" w14:paraId="5137D21A" w14:textId="77777777">
      <w:pPr>
        <w:rPr>
          <w:sz w:val="20"/>
          <w:szCs w:val="20"/>
        </w:rPr>
      </w:pPr>
      <w:r w:rsidRPr="00605137">
        <w:rPr>
          <w:sz w:val="20"/>
          <w:szCs w:val="20"/>
        </w:rPr>
        <w:t xml:space="preserve">We then stepped back to consider the real-world implications of the model and how it could be used. Based on our research and our AEMO interview, we know that sometimes a point forecast is helpful. This is particularly true in long-term forecasting—if a generator is considering a major capital investment to increase capacity, or considering when to close a power station, then understanding the overall shape of demand is often sufficient. However, in short- and medium-term forecasting, such as our models were built to deliver, usually a range is more appropriate, </w:t>
      </w:r>
      <w:proofErr w:type="gramStart"/>
      <w:r w:rsidRPr="00605137">
        <w:rPr>
          <w:sz w:val="20"/>
          <w:szCs w:val="20"/>
        </w:rPr>
        <w:t>and in particular, the</w:t>
      </w:r>
      <w:proofErr w:type="gramEnd"/>
      <w:r w:rsidRPr="00605137">
        <w:rPr>
          <w:sz w:val="20"/>
          <w:szCs w:val="20"/>
        </w:rPr>
        <w:t xml:space="preserve"> “worst-case” scenario (usually meaning the highest possible realistic demand is often more important than the point estimate. The reason for this is that demand significantly </w:t>
      </w:r>
      <w:proofErr w:type="gramStart"/>
      <w:r w:rsidRPr="00605137">
        <w:rPr>
          <w:sz w:val="20"/>
          <w:szCs w:val="20"/>
        </w:rPr>
        <w:t>in excess of</w:t>
      </w:r>
      <w:proofErr w:type="gramEnd"/>
      <w:r w:rsidRPr="00605137">
        <w:rPr>
          <w:sz w:val="20"/>
          <w:szCs w:val="20"/>
        </w:rPr>
        <w:t xml:space="preserve"> supply can lead to price spikes and significant instability, sometimes even leading to blackouts and/or equipment damage. Therefore, in the scenario above, where the model forecasts 8000 </w:t>
      </w:r>
      <w:proofErr w:type="spellStart"/>
      <w:r w:rsidRPr="00605137">
        <w:rPr>
          <w:sz w:val="20"/>
          <w:szCs w:val="20"/>
        </w:rPr>
        <w:t>mWh</w:t>
      </w:r>
      <w:proofErr w:type="spellEnd"/>
      <w:r w:rsidRPr="00605137">
        <w:rPr>
          <w:sz w:val="20"/>
          <w:szCs w:val="20"/>
        </w:rPr>
        <w:t xml:space="preserve"> demand, the AEMO will be more interested in the demand two or three standard deviations above the mean forecast. That is, they will want to understand the 8200 </w:t>
      </w:r>
      <w:proofErr w:type="spellStart"/>
      <w:r w:rsidRPr="00605137">
        <w:rPr>
          <w:sz w:val="20"/>
          <w:szCs w:val="20"/>
        </w:rPr>
        <w:t>mWh</w:t>
      </w:r>
      <w:proofErr w:type="spellEnd"/>
      <w:r w:rsidRPr="00605137">
        <w:rPr>
          <w:sz w:val="20"/>
          <w:szCs w:val="20"/>
        </w:rPr>
        <w:t xml:space="preserve"> number and have contingency plans around it, directing generators to have capacity on standby (for example, starting the burn in coal generators but not turning on the dynamos yet) if needed (AEMO 2020).</w:t>
      </w:r>
    </w:p>
    <w:p w:rsidRPr="00605137" w:rsidR="00EF7DCA" w:rsidP="00EF7DCA" w:rsidRDefault="00EF7DCA" w14:paraId="658408E8" w14:textId="77777777">
      <w:pPr>
        <w:rPr>
          <w:sz w:val="20"/>
          <w:szCs w:val="20"/>
        </w:rPr>
      </w:pPr>
    </w:p>
    <w:p w:rsidRPr="00605137" w:rsidR="00EF7DCA" w:rsidP="00EF7DCA" w:rsidRDefault="00EF7DCA" w14:paraId="1556A7D7" w14:textId="77777777">
      <w:pPr>
        <w:rPr>
          <w:sz w:val="20"/>
          <w:szCs w:val="20"/>
        </w:rPr>
      </w:pPr>
      <w:r w:rsidRPr="00605137">
        <w:rPr>
          <w:sz w:val="20"/>
          <w:szCs w:val="20"/>
        </w:rPr>
        <w:t>The right way to think about the appropriate level of uncertainty to accept (</w:t>
      </w:r>
      <w:proofErr w:type="gramStart"/>
      <w:r w:rsidRPr="00605137">
        <w:rPr>
          <w:sz w:val="20"/>
          <w:szCs w:val="20"/>
        </w:rPr>
        <w:t>e.g.</w:t>
      </w:r>
      <w:proofErr w:type="gramEnd"/>
      <w:r w:rsidRPr="00605137">
        <w:rPr>
          <w:sz w:val="20"/>
          <w:szCs w:val="20"/>
        </w:rPr>
        <w:t xml:space="preserve"> whether to plan around a two- or a three- or a four-standard-deviation event) is a mathematical concept called the “newsvendor model.” This approach looks at the cost of making a forecast that is too high (so that money is wasted on spare capacity that isn’t needed) or too low (leading to price spikes and stability issues) (Cigdem 2017). By looking at the statistical distribution of outcomes, the AEMO or other market participants can minimize the overall expected cost to the system across both kinds of error. In practice, it seems to us that the AEMO looks at a two-standard-deviation event, although this is quite a complicated topic given the different response times of different sources of supply and demand.</w:t>
      </w:r>
    </w:p>
    <w:p w:rsidRPr="00605137" w:rsidR="00EF7DCA" w:rsidP="00EF7DCA" w:rsidRDefault="00EF7DCA" w14:paraId="3871AABD" w14:textId="77777777">
      <w:pPr>
        <w:rPr>
          <w:sz w:val="20"/>
          <w:szCs w:val="20"/>
        </w:rPr>
      </w:pPr>
    </w:p>
    <w:p w:rsidRPr="00605137" w:rsidR="00EF7DCA" w:rsidP="00EF7DCA" w:rsidRDefault="00EF7DCA" w14:paraId="7BAFE102" w14:textId="77777777">
      <w:pPr>
        <w:rPr>
          <w:sz w:val="20"/>
          <w:szCs w:val="20"/>
        </w:rPr>
      </w:pPr>
      <w:r w:rsidRPr="00605137">
        <w:rPr>
          <w:sz w:val="20"/>
          <w:szCs w:val="20"/>
        </w:rPr>
        <w:t>Therefore, we also looked at the range of forecasts and the distribution of errors, fitting lines at different levels of uncertainty (primarily two and three standard deviations) and checking how often the error exceeded those lines (</w:t>
      </w:r>
      <w:proofErr w:type="gramStart"/>
      <w:r w:rsidRPr="00605137">
        <w:rPr>
          <w:sz w:val="20"/>
          <w:szCs w:val="20"/>
        </w:rPr>
        <w:t>i.e.</w:t>
      </w:r>
      <w:proofErr w:type="gramEnd"/>
      <w:r w:rsidRPr="00605137">
        <w:rPr>
          <w:sz w:val="20"/>
          <w:szCs w:val="20"/>
        </w:rPr>
        <w:t xml:space="preserve"> did the models have fat tails). We concluded that the models did not have fat tails, and that therefore they were robust for scenarios and for contingency-planning use as noted above, in addition to point-estimate use.</w:t>
      </w:r>
    </w:p>
    <w:p w:rsidRPr="00605137" w:rsidR="006B116D" w:rsidP="00CF49ED" w:rsidRDefault="006B116D" w14:paraId="5D842BF1" w14:textId="77777777">
      <w:pPr>
        <w:pStyle w:val="p1a"/>
        <w:rPr>
          <w:lang w:val="en-AU"/>
        </w:rPr>
      </w:pPr>
    </w:p>
    <w:p w:rsidRPr="00605137" w:rsidR="006B116D" w:rsidP="4DCCAEFB" w:rsidRDefault="006B116D" w14:paraId="05D60745" w14:textId="5C46FF78">
      <w:pPr>
        <w:rPr>
          <w:sz w:val="20"/>
          <w:szCs w:val="20"/>
          <w:lang w:eastAsia="en-US"/>
        </w:rPr>
      </w:pPr>
      <w:r w:rsidRPr="4DCCAEFB">
        <w:rPr>
          <w:sz w:val="20"/>
          <w:szCs w:val="20"/>
          <w:lang w:eastAsia="en-US"/>
        </w:rPr>
        <w:t xml:space="preserve">We believe that we have successfully built a model that could have real-world commercial applications, with market operators, generators, or traders as clients. In </w:t>
      </w:r>
      <w:r w:rsidRPr="4DCCAEFB">
        <w:rPr>
          <w:sz w:val="20"/>
          <w:szCs w:val="20"/>
          <w:lang w:eastAsia="en-US"/>
        </w:rPr>
        <w:lastRenderedPageBreak/>
        <w:t>practice, if we were to try to market this as a commercial product, we would invest more time in improving model performance, as noted below.</w:t>
      </w:r>
    </w:p>
    <w:p w:rsidRPr="00605137" w:rsidR="006B116D" w:rsidP="006B116D" w:rsidRDefault="006B116D" w14:paraId="2FE4FF27" w14:textId="7F1D3B3A">
      <w:pPr>
        <w:rPr>
          <w:sz w:val="20"/>
          <w:szCs w:val="20"/>
          <w:lang w:eastAsia="en-US"/>
        </w:rPr>
      </w:pPr>
    </w:p>
    <w:p w:rsidRPr="00605137" w:rsidR="006B116D" w:rsidP="006B116D" w:rsidRDefault="006B116D" w14:paraId="1F762BE4" w14:textId="5FF277EE">
      <w:pPr>
        <w:rPr>
          <w:sz w:val="20"/>
          <w:szCs w:val="20"/>
          <w:lang w:eastAsia="en-US"/>
        </w:rPr>
      </w:pPr>
      <w:r w:rsidRPr="00605137">
        <w:rPr>
          <w:sz w:val="20"/>
          <w:szCs w:val="20"/>
          <w:lang w:eastAsia="en-US"/>
        </w:rPr>
        <w:t>Our observations on the data and then the models are as follows:</w:t>
      </w:r>
      <w:r w:rsidR="00CE53B0">
        <w:rPr>
          <w:sz w:val="20"/>
          <w:szCs w:val="20"/>
          <w:lang w:eastAsia="en-US"/>
        </w:rPr>
        <w:br/>
      </w:r>
    </w:p>
    <w:p w:rsidRPr="00605137" w:rsidR="006B116D" w:rsidP="006B116D" w:rsidRDefault="006B116D" w14:paraId="1FADC7A6" w14:textId="16A2485F">
      <w:pPr>
        <w:pStyle w:val="ListParagraph"/>
        <w:numPr>
          <w:ilvl w:val="0"/>
          <w:numId w:val="23"/>
        </w:numPr>
      </w:pPr>
      <w:r w:rsidRPr="00605137">
        <w:t>Electricity demand is highly variable, but it varies in relatively predictable ways, making it easier to forecast than many other economic variables</w:t>
      </w:r>
    </w:p>
    <w:p w:rsidRPr="00605137" w:rsidR="006B116D" w:rsidP="006B116D" w:rsidRDefault="006B116D" w14:paraId="0BC81EC9" w14:textId="77777777">
      <w:pPr>
        <w:pStyle w:val="ListParagraph"/>
        <w:numPr>
          <w:ilvl w:val="0"/>
          <w:numId w:val="23"/>
        </w:numPr>
      </w:pPr>
      <w:r w:rsidRPr="00605137">
        <w:t>The key to successful demand forecasting is to understand the complexity of the time input. More specifically, we found that time was extremely difficult to use as a single input, but much easier when we broke it down into its component parts: time of day, date in the year, year, and weekend/weekday. Modelling with these inputs separately was much simpler and more effective.</w:t>
      </w:r>
    </w:p>
    <w:p w:rsidRPr="00605137" w:rsidR="006B116D" w:rsidP="00CF49ED" w:rsidRDefault="006B116D" w14:paraId="2A0E53B4" w14:textId="180C180E">
      <w:pPr>
        <w:pStyle w:val="ListParagraph"/>
        <w:numPr>
          <w:ilvl w:val="0"/>
          <w:numId w:val="23"/>
        </w:numPr>
      </w:pPr>
      <w:r w:rsidRPr="00605137">
        <w:t>Ultimately, if the client is most interested in a worst-case scenario, then the value of marginal improvements in model accuracy may not be very high. The reason for this is that the biggest decision (by far) the client has to make is what level of uncertainty they are willing to tolerate (</w:t>
      </w:r>
      <w:proofErr w:type="gramStart"/>
      <w:r w:rsidRPr="00605137">
        <w:t>e.g.</w:t>
      </w:r>
      <w:proofErr w:type="gramEnd"/>
      <w:r w:rsidRPr="00605137">
        <w:t xml:space="preserve"> two standard deviations vs. three), and small improvements in the point forecast will not be very consequential in comparison</w:t>
      </w:r>
      <w:r w:rsidR="00CE53B0">
        <w:t>.</w:t>
      </w:r>
    </w:p>
    <w:p w:rsidRPr="00605137" w:rsidR="006B116D" w:rsidP="006B116D" w:rsidRDefault="006B116D" w14:paraId="60C2D1C7" w14:textId="2FA98E68">
      <w:pPr>
        <w:rPr>
          <w:sz w:val="20"/>
          <w:szCs w:val="20"/>
        </w:rPr>
      </w:pPr>
    </w:p>
    <w:p w:rsidRPr="00605137" w:rsidR="006B116D" w:rsidP="006B116D" w:rsidRDefault="006B116D" w14:paraId="16C8EB19" w14:textId="31054607">
      <w:pPr>
        <w:rPr>
          <w:sz w:val="20"/>
          <w:szCs w:val="20"/>
        </w:rPr>
      </w:pPr>
      <w:r w:rsidRPr="00605137">
        <w:rPr>
          <w:sz w:val="20"/>
          <w:szCs w:val="20"/>
        </w:rPr>
        <w:t>We have a few reflections on the models themselves, and how additional work could be conducted in this area.</w:t>
      </w:r>
    </w:p>
    <w:p w:rsidRPr="00605137" w:rsidR="006B116D" w:rsidP="006B116D" w:rsidRDefault="006B116D" w14:paraId="325C3A02" w14:textId="172A32CD">
      <w:pPr>
        <w:rPr>
          <w:sz w:val="20"/>
          <w:szCs w:val="20"/>
        </w:rPr>
      </w:pPr>
    </w:p>
    <w:p w:rsidRPr="00605137" w:rsidR="006B116D" w:rsidP="006B116D" w:rsidRDefault="006B116D" w14:paraId="48EB8E4E" w14:textId="76912740">
      <w:pPr>
        <w:rPr>
          <w:sz w:val="20"/>
          <w:szCs w:val="20"/>
        </w:rPr>
      </w:pPr>
      <w:r w:rsidRPr="00605137">
        <w:rPr>
          <w:sz w:val="20"/>
          <w:szCs w:val="20"/>
        </w:rPr>
        <w:t xml:space="preserve">First, </w:t>
      </w:r>
      <w:r w:rsidRPr="00605137" w:rsidR="00CF01E5">
        <w:rPr>
          <w:sz w:val="20"/>
          <w:szCs w:val="20"/>
        </w:rPr>
        <w:t xml:space="preserve">there is more that could be done to improve the accuracy of these </w:t>
      </w:r>
      <w:proofErr w:type="gramStart"/>
      <w:r w:rsidRPr="00605137" w:rsidR="00CF01E5">
        <w:rPr>
          <w:sz w:val="20"/>
          <w:szCs w:val="20"/>
        </w:rPr>
        <w:t>models, if</w:t>
      </w:r>
      <w:proofErr w:type="gramEnd"/>
      <w:r w:rsidRPr="00605137" w:rsidR="00CF01E5">
        <w:rPr>
          <w:sz w:val="20"/>
          <w:szCs w:val="20"/>
        </w:rPr>
        <w:t xml:space="preserve"> more time were available. The first step would have been to include more variables from the data we were given. This could have been done in two ways: first, breaking down time into multiple variables, as discussed above (we did this to a certain extent but not fully across all modelling efforts). The second would have been to create more variables based on previous demand and previous temperature at different points in time—30 minutes ago, one hour ago, 4 hours ago, and so on.</w:t>
      </w:r>
    </w:p>
    <w:p w:rsidRPr="00605137" w:rsidR="00CF01E5" w:rsidP="006B116D" w:rsidRDefault="00CF01E5" w14:paraId="399BA7C7" w14:textId="23805BEE">
      <w:pPr>
        <w:rPr>
          <w:sz w:val="20"/>
          <w:szCs w:val="20"/>
        </w:rPr>
      </w:pPr>
    </w:p>
    <w:p w:rsidRPr="00605137" w:rsidR="00CF01E5" w:rsidP="006B116D" w:rsidRDefault="00CF01E5" w14:paraId="0E537CC0" w14:textId="56199EB0">
      <w:pPr>
        <w:rPr>
          <w:sz w:val="20"/>
          <w:szCs w:val="20"/>
        </w:rPr>
      </w:pPr>
      <w:r w:rsidRPr="00605137">
        <w:rPr>
          <w:sz w:val="20"/>
          <w:szCs w:val="20"/>
        </w:rPr>
        <w:t>The second step we could have taken to improve accuracy, had we had more time, would have been to integrate more data from external sources into the model. For example, in our AEMO interview, we learned that in the summer, humidity is quite a significant drive, due to its impact on air-conditioner use (</w:t>
      </w:r>
      <w:proofErr w:type="spellStart"/>
      <w:r w:rsidRPr="00605137">
        <w:rPr>
          <w:sz w:val="20"/>
          <w:szCs w:val="20"/>
        </w:rPr>
        <w:t>Wonhas</w:t>
      </w:r>
      <w:proofErr w:type="spellEnd"/>
      <w:r w:rsidRPr="00605137">
        <w:rPr>
          <w:sz w:val="20"/>
          <w:szCs w:val="20"/>
        </w:rPr>
        <w:t xml:space="preserve"> 2022).</w:t>
      </w:r>
    </w:p>
    <w:p w:rsidRPr="00605137" w:rsidR="00CF01E5" w:rsidP="006B116D" w:rsidRDefault="00CF01E5" w14:paraId="2FE9BC40" w14:textId="34E7B5D2">
      <w:pPr>
        <w:rPr>
          <w:sz w:val="20"/>
          <w:szCs w:val="20"/>
        </w:rPr>
      </w:pPr>
    </w:p>
    <w:p w:rsidRPr="00605137" w:rsidR="00CF01E5" w:rsidP="006B116D" w:rsidRDefault="00CF01E5" w14:paraId="38371993" w14:textId="4FE45CD3">
      <w:pPr>
        <w:rPr>
          <w:sz w:val="20"/>
          <w:szCs w:val="20"/>
        </w:rPr>
      </w:pPr>
      <w:r w:rsidRPr="00605137">
        <w:rPr>
          <w:sz w:val="20"/>
          <w:szCs w:val="20"/>
        </w:rPr>
        <w:t>The final step we could have taken would have been to spend additional time on tuning the models, although as we did a fair bit of this, we think the incremental improvements would have been modest.</w:t>
      </w:r>
    </w:p>
    <w:p w:rsidRPr="00605137" w:rsidR="00CF01E5" w:rsidP="006B116D" w:rsidRDefault="00CF01E5" w14:paraId="06C9F009" w14:textId="0C0A3388">
      <w:pPr>
        <w:rPr>
          <w:sz w:val="20"/>
          <w:szCs w:val="20"/>
        </w:rPr>
      </w:pPr>
    </w:p>
    <w:p w:rsidR="00393B6D" w:rsidP="00605137" w:rsidRDefault="00CF01E5" w14:paraId="0FFCA109" w14:textId="759ADE24">
      <w:pPr>
        <w:rPr>
          <w:sz w:val="20"/>
          <w:szCs w:val="20"/>
        </w:rPr>
      </w:pPr>
      <w:r w:rsidRPr="00605137">
        <w:rPr>
          <w:sz w:val="20"/>
          <w:szCs w:val="20"/>
        </w:rPr>
        <w:t xml:space="preserve">We have one additional reflection on the overall modelling effort. </w:t>
      </w:r>
      <w:r w:rsidRPr="00605137" w:rsidR="008511EF">
        <w:rPr>
          <w:sz w:val="20"/>
          <w:szCs w:val="20"/>
        </w:rPr>
        <w:t xml:space="preserve">As discussed throughout this report, we have worked hard to keep a practical and commercial lens on our work. As noted above, some clients would need a point forecast, while others would need a worst-case scenario. It is easy to see that different models would be appropriate for these two different clients—for the first client, a model that minimizes </w:t>
      </w:r>
      <w:r w:rsidR="00393B6D">
        <w:rPr>
          <w:sz w:val="20"/>
          <w:szCs w:val="20"/>
        </w:rPr>
        <w:t>MAE</w:t>
      </w:r>
      <w:r w:rsidRPr="00605137" w:rsidR="00393B6D">
        <w:rPr>
          <w:sz w:val="20"/>
          <w:szCs w:val="20"/>
        </w:rPr>
        <w:t xml:space="preserve"> </w:t>
      </w:r>
      <w:r w:rsidRPr="00605137" w:rsidR="008511EF">
        <w:rPr>
          <w:sz w:val="20"/>
          <w:szCs w:val="20"/>
        </w:rPr>
        <w:t xml:space="preserve">would be appropriate, while for the second client, a model that balances </w:t>
      </w:r>
      <w:r w:rsidR="00393B6D">
        <w:rPr>
          <w:sz w:val="20"/>
          <w:szCs w:val="20"/>
        </w:rPr>
        <w:t>MAE</w:t>
      </w:r>
      <w:r w:rsidRPr="00605137" w:rsidR="00393B6D">
        <w:rPr>
          <w:sz w:val="20"/>
          <w:szCs w:val="20"/>
        </w:rPr>
        <w:t xml:space="preserve"> </w:t>
      </w:r>
      <w:r w:rsidRPr="00605137" w:rsidR="008511EF">
        <w:rPr>
          <w:sz w:val="20"/>
          <w:szCs w:val="20"/>
        </w:rPr>
        <w:t xml:space="preserve">with the fatness of the tails would be more helpful. Given limited time, we built the </w:t>
      </w:r>
      <w:r w:rsidRPr="00605137" w:rsidR="008511EF">
        <w:rPr>
          <w:sz w:val="20"/>
          <w:szCs w:val="20"/>
        </w:rPr>
        <w:lastRenderedPageBreak/>
        <w:t>first model; if we were marketing this as a commercial product, we would also build the second model with different success measures.</w:t>
      </w:r>
    </w:p>
    <w:p w:rsidRPr="000A1DB8" w:rsidR="00393B6D" w:rsidP="000A1DB8" w:rsidRDefault="00393B6D" w14:paraId="06241185" w14:textId="1FA54C79">
      <w:pPr>
        <w:pStyle w:val="heading1"/>
        <w:rPr>
          <w:sz w:val="20"/>
        </w:rPr>
      </w:pPr>
      <w:r>
        <w:rPr>
          <w:sz w:val="20"/>
          <w:lang w:val="en-AU"/>
        </w:rPr>
        <w:t>Final Thoughts</w:t>
      </w:r>
    </w:p>
    <w:p w:rsidRPr="00605137" w:rsidR="006B116D" w:rsidP="00CF49ED" w:rsidRDefault="006B116D" w14:paraId="770491A2" w14:textId="707771EF">
      <w:pPr>
        <w:pStyle w:val="p1a"/>
        <w:rPr>
          <w:lang w:val="en-AU"/>
        </w:rPr>
      </w:pPr>
      <w:r w:rsidRPr="00605137">
        <w:rPr>
          <w:lang w:val="en-AU"/>
        </w:rPr>
        <w:t>Finally, while we understand that this report is m</w:t>
      </w:r>
      <w:r w:rsidR="00393B6D">
        <w:rPr>
          <w:lang w:val="en-AU"/>
        </w:rPr>
        <w:t>e</w:t>
      </w:r>
      <w:r w:rsidRPr="00605137">
        <w:rPr>
          <w:lang w:val="en-AU"/>
        </w:rPr>
        <w:t>ant to be written as a consultant would write a report for a client, we wanted to step outside that framework briefly to discuss what we have learned.</w:t>
      </w:r>
    </w:p>
    <w:p w:rsidRPr="00605137" w:rsidR="006B116D" w:rsidP="00CF49ED" w:rsidRDefault="006B116D" w14:paraId="005673CE" w14:textId="77777777">
      <w:pPr>
        <w:pStyle w:val="p1a"/>
        <w:rPr>
          <w:lang w:val="en-AU"/>
        </w:rPr>
      </w:pPr>
    </w:p>
    <w:p w:rsidRPr="00605137" w:rsidR="00CF49ED" w:rsidP="00CF49ED" w:rsidRDefault="006B116D" w14:paraId="714AB277" w14:textId="0FA56022">
      <w:pPr>
        <w:pStyle w:val="p1a"/>
        <w:rPr>
          <w:lang w:val="en-AU"/>
        </w:rPr>
      </w:pPr>
      <w:r w:rsidRPr="00605137">
        <w:rPr>
          <w:lang w:val="en-AU"/>
        </w:rPr>
        <w:t>T</w:t>
      </w:r>
      <w:r w:rsidRPr="00605137" w:rsidR="00CF49ED">
        <w:rPr>
          <w:lang w:val="en-AU"/>
        </w:rPr>
        <w:t xml:space="preserve">he process of researching the electricity market in Australia, and in New South Wales in particular, as well as the process of building these models and analysing their results, has helped understand the practical applications of data science in significantly more depth than before. </w:t>
      </w:r>
      <w:proofErr w:type="gramStart"/>
      <w:r w:rsidRPr="00605137" w:rsidR="00CF49ED">
        <w:rPr>
          <w:lang w:val="en-AU"/>
        </w:rPr>
        <w:t>In particular, it</w:t>
      </w:r>
      <w:proofErr w:type="gramEnd"/>
      <w:r w:rsidRPr="00605137" w:rsidR="00CF49ED">
        <w:rPr>
          <w:lang w:val="en-AU"/>
        </w:rPr>
        <w:t xml:space="preserve"> has taught the team a great deal about the work required to ensure that data science is useful in the real world, and not just a technical exercise in model-building.</w:t>
      </w:r>
    </w:p>
    <w:p w:rsidRPr="00605137" w:rsidR="00CF49ED" w:rsidP="00CF49ED" w:rsidRDefault="00CF49ED" w14:paraId="659C7A1C" w14:textId="3F0562A8">
      <w:pPr>
        <w:rPr>
          <w:sz w:val="20"/>
          <w:szCs w:val="20"/>
          <w:lang w:eastAsia="en-US"/>
        </w:rPr>
      </w:pPr>
    </w:p>
    <w:p w:rsidRPr="00605137" w:rsidR="006B116D" w:rsidP="00CF49ED" w:rsidRDefault="00CF49ED" w14:paraId="0525F21B" w14:textId="300B8E8E">
      <w:pPr>
        <w:rPr>
          <w:sz w:val="20"/>
          <w:szCs w:val="20"/>
          <w:lang w:eastAsia="en-US"/>
        </w:rPr>
      </w:pPr>
      <w:r w:rsidRPr="00605137">
        <w:rPr>
          <w:sz w:val="20"/>
          <w:szCs w:val="20"/>
          <w:lang w:eastAsia="en-US"/>
        </w:rPr>
        <w:t xml:space="preserve">As a team, we also have learned a great deal about project management and working collaboratively. We have all learned </w:t>
      </w:r>
      <w:proofErr w:type="gramStart"/>
      <w:r w:rsidRPr="00605137">
        <w:rPr>
          <w:sz w:val="20"/>
          <w:szCs w:val="20"/>
          <w:lang w:eastAsia="en-US"/>
        </w:rPr>
        <w:t>a number of</w:t>
      </w:r>
      <w:proofErr w:type="gramEnd"/>
      <w:r w:rsidRPr="00605137">
        <w:rPr>
          <w:sz w:val="20"/>
          <w:szCs w:val="20"/>
          <w:lang w:eastAsia="en-US"/>
        </w:rPr>
        <w:t xml:space="preserve"> lessons, ranging from the importance of having the right tools and software, to the importance of proper team </w:t>
      </w:r>
      <w:r w:rsidRPr="00605137" w:rsidR="006B116D">
        <w:rPr>
          <w:sz w:val="20"/>
          <w:szCs w:val="20"/>
          <w:lang w:eastAsia="en-US"/>
        </w:rPr>
        <w:t>roles and responsibilities, and finally the importance of a strong operating rhythm, supported by appropriate agendas and minutes. These lessons will stand us in good stead in future data-science projects, and indeed more broadly in our careers and lives.</w:t>
      </w:r>
    </w:p>
    <w:p w:rsidRPr="00605137" w:rsidR="006B116D" w:rsidP="00CF49ED" w:rsidRDefault="006B116D" w14:paraId="08A5EB13" w14:textId="5C8D735B">
      <w:pPr>
        <w:rPr>
          <w:sz w:val="20"/>
          <w:szCs w:val="20"/>
          <w:lang w:eastAsia="en-US"/>
        </w:rPr>
      </w:pPr>
    </w:p>
    <w:p w:rsidRPr="00605137" w:rsidR="008511EF" w:rsidP="00605137" w:rsidRDefault="008511EF" w14:paraId="398F5428" w14:textId="06B65679">
      <w:pPr>
        <w:rPr>
          <w:sz w:val="20"/>
          <w:szCs w:val="20"/>
          <w:lang w:eastAsia="en-US"/>
        </w:rPr>
      </w:pPr>
      <w:r w:rsidRPr="201A10C3" w:rsidR="78C96F0A">
        <w:rPr>
          <w:sz w:val="20"/>
          <w:szCs w:val="20"/>
          <w:lang w:eastAsia="en-US"/>
        </w:rPr>
        <w:t>The entire team—Shuba, Abdul, Chris, David, Sonal, and Jamie—would all like to thank our instructors for the opportunity this course provided, and indeed for the opportunity provided to us by the entire M</w:t>
      </w:r>
      <w:r w:rsidRPr="201A10C3" w:rsidR="78C96F0A">
        <w:rPr>
          <w:sz w:val="20"/>
          <w:szCs w:val="20"/>
          <w:lang w:eastAsia="en-US"/>
        </w:rPr>
        <w:t>asters</w:t>
      </w:r>
      <w:r w:rsidRPr="201A10C3" w:rsidR="78C96F0A">
        <w:rPr>
          <w:sz w:val="20"/>
          <w:szCs w:val="20"/>
          <w:lang w:eastAsia="en-US"/>
        </w:rPr>
        <w:t xml:space="preserve"> program.</w:t>
      </w:r>
    </w:p>
    <w:p w:rsidRPr="002F2C9D" w:rsidR="00184EBB" w:rsidP="00184EBB" w:rsidRDefault="00184EBB" w14:paraId="6911DB17" w14:textId="6D0F02C1"/>
    <w:p w:rsidRPr="002F2C9D" w:rsidR="00184EBB" w:rsidRDefault="00184EBB" w14:paraId="73E99A8D" w14:textId="63DAF78D">
      <w:r>
        <w:br w:type="page"/>
      </w:r>
    </w:p>
    <w:p w:rsidRPr="002F2C9D" w:rsidR="00606587" w:rsidRDefault="009B2539" w14:paraId="58EB87EB" w14:textId="75061C26">
      <w:pPr>
        <w:pStyle w:val="heading1"/>
        <w:numPr>
          <w:ilvl w:val="0"/>
          <w:numId w:val="0"/>
        </w:numPr>
        <w:rPr>
          <w:lang w:val="en-AU"/>
        </w:rPr>
      </w:pPr>
      <w:bookmarkStart w:name="_Ref467511674" w:id="4"/>
      <w:bookmarkEnd w:id="4"/>
      <w:r w:rsidRPr="002F2C9D">
        <w:rPr>
          <w:lang w:val="en-AU"/>
        </w:rPr>
        <w:lastRenderedPageBreak/>
        <w:t>References</w:t>
      </w:r>
    </w:p>
    <w:p w:rsidRPr="000A1DB8" w:rsidR="00F2310D" w:rsidP="000A1DB8" w:rsidRDefault="005F415F" w14:paraId="203AB058" w14:textId="2609D954">
      <w:pPr>
        <w:pStyle w:val="referenceitem"/>
        <w:numPr>
          <w:ilvl w:val="0"/>
          <w:numId w:val="0"/>
        </w:numPr>
        <w:spacing w:after="240"/>
        <w:ind w:firstLine="284"/>
        <w:jc w:val="left"/>
        <w:rPr>
          <w:sz w:val="20"/>
          <w:lang w:val="en-AU"/>
        </w:rPr>
      </w:pPr>
      <w:r w:rsidRPr="000A1DB8">
        <w:rPr>
          <w:sz w:val="20"/>
          <w:lang w:val="en-AU"/>
        </w:rPr>
        <w:t>Armstrong, S., 2001. Principles of Forecasting. Boston, MA: Springer.</w:t>
      </w:r>
    </w:p>
    <w:p w:rsidRPr="000A1DB8" w:rsidR="005F415F" w:rsidP="000A1DB8" w:rsidRDefault="005F415F" w14:paraId="477D7AEC" w14:textId="77777777">
      <w:pPr>
        <w:pStyle w:val="referenceitem"/>
        <w:numPr>
          <w:ilvl w:val="0"/>
          <w:numId w:val="0"/>
        </w:numPr>
        <w:spacing w:after="240"/>
        <w:ind w:firstLine="284"/>
        <w:jc w:val="left"/>
        <w:rPr>
          <w:sz w:val="20"/>
          <w:lang w:val="en-AU"/>
        </w:rPr>
      </w:pPr>
      <w:r w:rsidRPr="000A1DB8">
        <w:rPr>
          <w:sz w:val="20"/>
          <w:lang w:val="en-AU"/>
        </w:rPr>
        <w:t xml:space="preserve">Australian Energy Market Operator, </w:t>
      </w:r>
      <w:r w:rsidRPr="000A1DB8">
        <w:rPr>
          <w:sz w:val="20"/>
        </w:rPr>
        <w:t>Electricity Demand Forecasting Methodology Information Paper, August 2020.</w:t>
      </w:r>
      <w:r w:rsidRPr="000A1DB8">
        <w:rPr>
          <w:sz w:val="20"/>
          <w:lang w:val="en-AU"/>
        </w:rPr>
        <w:t xml:space="preserve"> </w:t>
      </w:r>
      <w:hyperlink r:id="rId27">
        <w:r w:rsidRPr="000A1DB8">
          <w:rPr>
            <w:rStyle w:val="Hyperlink"/>
            <w:sz w:val="20"/>
            <w:lang w:val="en-AU"/>
          </w:rPr>
          <w:t>https://www.aemo.com.au/-/media/files/electricity/nem/planning_and_forecasting/inputs-assumptions-methodologies/2020/2020-electricity-demand-forecasting-methodology-information-paper.pdf</w:t>
        </w:r>
      </w:hyperlink>
    </w:p>
    <w:p w:rsidRPr="000A1DB8" w:rsidR="00012E15" w:rsidP="000A1DB8" w:rsidRDefault="00012E15" w14:paraId="189A0560" w14:textId="77777777">
      <w:pPr>
        <w:pStyle w:val="referenceitem"/>
        <w:numPr>
          <w:ilvl w:val="0"/>
          <w:numId w:val="0"/>
        </w:numPr>
        <w:spacing w:after="240"/>
        <w:ind w:firstLine="284"/>
        <w:jc w:val="left"/>
        <w:rPr>
          <w:sz w:val="20"/>
          <w:lang w:val="en-AU"/>
        </w:rPr>
      </w:pPr>
      <w:r w:rsidRPr="000A1DB8">
        <w:rPr>
          <w:sz w:val="20"/>
          <w:lang w:val="en-AU"/>
        </w:rPr>
        <w:t xml:space="preserve">Bakirtzis, A. G., Petridis, V. &amp; </w:t>
      </w:r>
      <w:proofErr w:type="spellStart"/>
      <w:r w:rsidRPr="000A1DB8">
        <w:rPr>
          <w:sz w:val="20"/>
          <w:lang w:val="en-AU"/>
        </w:rPr>
        <w:t>Kiartzis</w:t>
      </w:r>
      <w:proofErr w:type="spellEnd"/>
      <w:r w:rsidRPr="000A1DB8">
        <w:rPr>
          <w:sz w:val="20"/>
          <w:lang w:val="en-AU"/>
        </w:rPr>
        <w:t>, S. J., 1996. A Neural Network Short-Term Load Forecasting. IEEE Transactions on Power, pp. 858-863.</w:t>
      </w:r>
    </w:p>
    <w:p w:rsidRPr="000A1DB8" w:rsidR="4DCCAEFB" w:rsidP="000A1DB8" w:rsidRDefault="4DCCAEFB" w14:paraId="27A46E14" w14:textId="21B77404">
      <w:pPr>
        <w:pStyle w:val="referenceitem"/>
        <w:numPr>
          <w:ilvl w:val="0"/>
          <w:numId w:val="0"/>
        </w:numPr>
        <w:spacing w:after="240"/>
        <w:ind w:firstLine="284"/>
        <w:jc w:val="left"/>
        <w:rPr>
          <w:sz w:val="20"/>
          <w:lang w:val="en-AU"/>
        </w:rPr>
      </w:pPr>
      <w:r w:rsidRPr="000A1DB8">
        <w:rPr>
          <w:sz w:val="20"/>
          <w:lang w:val="en-AU"/>
        </w:rPr>
        <w:t xml:space="preserve">Bennett, C., Stewart, R.A. and Lu, J., 2014. Autoregressive with exogenous variables and neural network short-term load forecast models for residential low voltage distribution networks. </w:t>
      </w:r>
      <w:r w:rsidRPr="000A1DB8">
        <w:rPr>
          <w:i/>
          <w:iCs/>
          <w:sz w:val="20"/>
          <w:lang w:val="en-AU"/>
        </w:rPr>
        <w:t>Energies</w:t>
      </w:r>
      <w:r w:rsidRPr="000A1DB8">
        <w:rPr>
          <w:sz w:val="20"/>
          <w:lang w:val="en-AU"/>
        </w:rPr>
        <w:t xml:space="preserve">, </w:t>
      </w:r>
      <w:r w:rsidRPr="000A1DB8">
        <w:rPr>
          <w:i/>
          <w:iCs/>
          <w:sz w:val="20"/>
          <w:lang w:val="en-AU"/>
        </w:rPr>
        <w:t>7</w:t>
      </w:r>
      <w:r w:rsidRPr="000A1DB8">
        <w:rPr>
          <w:sz w:val="20"/>
          <w:lang w:val="en-AU"/>
        </w:rPr>
        <w:t>(5), pp.2938-2960.</w:t>
      </w:r>
    </w:p>
    <w:p w:rsidRPr="000A1DB8" w:rsidR="005F415F" w:rsidP="000A1DB8" w:rsidRDefault="005F415F" w14:paraId="5D7C6A85" w14:textId="77777777">
      <w:pPr>
        <w:pStyle w:val="referenceitem"/>
        <w:numPr>
          <w:ilvl w:val="0"/>
          <w:numId w:val="0"/>
        </w:numPr>
        <w:spacing w:after="240"/>
        <w:ind w:firstLine="284"/>
        <w:jc w:val="left"/>
        <w:rPr>
          <w:sz w:val="20"/>
          <w:lang w:val="en-AU"/>
        </w:rPr>
      </w:pPr>
      <w:r w:rsidRPr="000A1DB8">
        <w:rPr>
          <w:sz w:val="20"/>
          <w:lang w:val="en-AU"/>
        </w:rPr>
        <w:t>BBC, “C</w:t>
      </w:r>
      <w:proofErr w:type="spellStart"/>
      <w:r w:rsidRPr="000A1DB8">
        <w:rPr>
          <w:sz w:val="20"/>
        </w:rPr>
        <w:t>an</w:t>
      </w:r>
      <w:proofErr w:type="spellEnd"/>
      <w:r w:rsidRPr="000A1DB8">
        <w:rPr>
          <w:sz w:val="20"/>
        </w:rPr>
        <w:t xml:space="preserve"> you have a big 'switch off'?". BBC News. 6 September 2007. </w:t>
      </w:r>
      <w:hyperlink r:id="rId28">
        <w:r w:rsidRPr="000A1DB8">
          <w:rPr>
            <w:rStyle w:val="Hyperlink"/>
            <w:sz w:val="20"/>
          </w:rPr>
          <w:t>http://news.bbc.co.uk/2/hi/uk_news/magazine/6981356.stm</w:t>
        </w:r>
      </w:hyperlink>
    </w:p>
    <w:p w:rsidRPr="000A1DB8" w:rsidR="005F415F" w:rsidP="000A1DB8" w:rsidRDefault="005F415F" w14:paraId="6ABAACC2" w14:textId="77777777">
      <w:pPr>
        <w:pStyle w:val="referenceitem"/>
        <w:numPr>
          <w:ilvl w:val="0"/>
          <w:numId w:val="0"/>
        </w:numPr>
        <w:spacing w:after="240"/>
        <w:ind w:firstLine="284"/>
        <w:jc w:val="left"/>
        <w:rPr>
          <w:sz w:val="20"/>
          <w:lang w:val="en-AU"/>
        </w:rPr>
      </w:pPr>
      <w:r w:rsidRPr="000A1DB8">
        <w:rPr>
          <w:sz w:val="20"/>
          <w:lang w:val="en-AU"/>
        </w:rPr>
        <w:t xml:space="preserve">Cigdem, E, “A newsvendor approach to energy imbalance mechanisms in a day-ahead electricity market,” </w:t>
      </w:r>
      <w:proofErr w:type="spellStart"/>
      <w:r w:rsidRPr="000A1DB8">
        <w:rPr>
          <w:sz w:val="20"/>
          <w:lang w:val="en-AU"/>
        </w:rPr>
        <w:t>Bilkent</w:t>
      </w:r>
      <w:proofErr w:type="spellEnd"/>
      <w:r w:rsidRPr="000A1DB8">
        <w:rPr>
          <w:sz w:val="20"/>
          <w:lang w:val="en-AU"/>
        </w:rPr>
        <w:t xml:space="preserve"> University, 2017.</w:t>
      </w:r>
      <w:r w:rsidRPr="000A1DB8">
        <w:rPr>
          <w:sz w:val="20"/>
        </w:rPr>
        <w:t xml:space="preserve"> </w:t>
      </w:r>
      <w:r w:rsidRPr="000A1DB8">
        <w:rPr>
          <w:sz w:val="20"/>
          <w:lang w:val="en-AU"/>
        </w:rPr>
        <w:t xml:space="preserve"> http://repository.bilkent.edu.tr/bitstream/handle/11693/33380/10152663.pdf?sequence=1&amp;isAllowed=y</w:t>
      </w:r>
    </w:p>
    <w:p w:rsidRPr="000A1DB8" w:rsidR="00012E15" w:rsidP="000A1DB8" w:rsidRDefault="00012E15" w14:paraId="68CC30CC" w14:textId="77777777">
      <w:pPr>
        <w:pStyle w:val="referenceitem"/>
        <w:numPr>
          <w:ilvl w:val="0"/>
          <w:numId w:val="0"/>
        </w:numPr>
        <w:spacing w:after="240"/>
        <w:ind w:firstLine="284"/>
        <w:jc w:val="left"/>
        <w:rPr>
          <w:sz w:val="20"/>
          <w:lang w:val="en-AU"/>
        </w:rPr>
      </w:pPr>
      <w:proofErr w:type="spellStart"/>
      <w:r w:rsidRPr="000A1DB8">
        <w:rPr>
          <w:sz w:val="20"/>
          <w:lang w:val="en-AU"/>
        </w:rPr>
        <w:t>Codoni</w:t>
      </w:r>
      <w:proofErr w:type="spellEnd"/>
      <w:r w:rsidRPr="000A1DB8">
        <w:rPr>
          <w:sz w:val="20"/>
          <w:lang w:val="en-AU"/>
        </w:rPr>
        <w:t xml:space="preserve">, R., Park, H. &amp; Ramani, K., 1985. Integrated Energy Planning: A Manual. Kuala </w:t>
      </w:r>
      <w:proofErr w:type="spellStart"/>
      <w:r w:rsidRPr="000A1DB8">
        <w:rPr>
          <w:sz w:val="20"/>
          <w:lang w:val="en-AU"/>
        </w:rPr>
        <w:t>Lumpar</w:t>
      </w:r>
      <w:proofErr w:type="spellEnd"/>
      <w:r w:rsidRPr="000A1DB8">
        <w:rPr>
          <w:sz w:val="20"/>
          <w:lang w:val="en-AU"/>
        </w:rPr>
        <w:t xml:space="preserve">: Asian and Pacific Development </w:t>
      </w:r>
      <w:proofErr w:type="spellStart"/>
      <w:r w:rsidRPr="000A1DB8">
        <w:rPr>
          <w:sz w:val="20"/>
          <w:lang w:val="en-AU"/>
        </w:rPr>
        <w:t>Center</w:t>
      </w:r>
      <w:proofErr w:type="spellEnd"/>
      <w:r w:rsidRPr="000A1DB8">
        <w:rPr>
          <w:sz w:val="20"/>
          <w:lang w:val="en-AU"/>
        </w:rPr>
        <w:t>.</w:t>
      </w:r>
    </w:p>
    <w:p w:rsidRPr="000A1DB8" w:rsidR="00FB3482" w:rsidP="000A1DB8" w:rsidRDefault="00FB3482" w14:paraId="0672DBEA" w14:textId="6D564AF4">
      <w:pPr>
        <w:pStyle w:val="referenceitem"/>
        <w:numPr>
          <w:ilvl w:val="0"/>
          <w:numId w:val="0"/>
        </w:numPr>
        <w:spacing w:after="240"/>
        <w:ind w:firstLine="284"/>
        <w:jc w:val="left"/>
        <w:rPr>
          <w:sz w:val="20"/>
          <w:lang w:val="en-AU"/>
        </w:rPr>
      </w:pPr>
      <w:r w:rsidRPr="000A1DB8">
        <w:rPr>
          <w:sz w:val="20"/>
          <w:lang w:val="en-AU"/>
        </w:rPr>
        <w:t xml:space="preserve">Craig, P., Gadgil, A. &amp; </w:t>
      </w:r>
      <w:proofErr w:type="spellStart"/>
      <w:r w:rsidRPr="000A1DB8">
        <w:rPr>
          <w:sz w:val="20"/>
          <w:lang w:val="en-AU"/>
        </w:rPr>
        <w:t>Koomey</w:t>
      </w:r>
      <w:proofErr w:type="spellEnd"/>
      <w:r w:rsidRPr="000A1DB8">
        <w:rPr>
          <w:sz w:val="20"/>
          <w:lang w:val="en-AU"/>
        </w:rPr>
        <w:t>, J., 2002. What Can History Teach Us? A Retrospective Examination of Long-Term Energy Forecasts for the United States. Annual Review of Energy and the Environment, pp. 83-118.</w:t>
      </w:r>
    </w:p>
    <w:p w:rsidRPr="000A1DB8" w:rsidR="005F415F" w:rsidP="000A1DB8" w:rsidRDefault="005F415F" w14:paraId="56A3BF33" w14:textId="77777777">
      <w:pPr>
        <w:pStyle w:val="referenceitem"/>
        <w:numPr>
          <w:ilvl w:val="0"/>
          <w:numId w:val="0"/>
        </w:numPr>
        <w:spacing w:after="240"/>
        <w:ind w:firstLine="284"/>
        <w:jc w:val="left"/>
        <w:rPr>
          <w:sz w:val="20"/>
          <w:lang w:val="en-AU"/>
        </w:rPr>
      </w:pPr>
      <w:proofErr w:type="spellStart"/>
      <w:r w:rsidRPr="000A1DB8">
        <w:rPr>
          <w:sz w:val="20"/>
        </w:rPr>
        <w:t>Ghalehkhondabil</w:t>
      </w:r>
      <w:proofErr w:type="spellEnd"/>
      <w:r w:rsidRPr="000A1DB8">
        <w:rPr>
          <w:sz w:val="20"/>
        </w:rPr>
        <w:t xml:space="preserve">, I, </w:t>
      </w:r>
      <w:proofErr w:type="spellStart"/>
      <w:r w:rsidRPr="000A1DB8">
        <w:rPr>
          <w:sz w:val="20"/>
        </w:rPr>
        <w:t>Ardjmand</w:t>
      </w:r>
      <w:proofErr w:type="spellEnd"/>
      <w:r w:rsidRPr="000A1DB8">
        <w:rPr>
          <w:sz w:val="20"/>
        </w:rPr>
        <w:t xml:space="preserve">, E, Weckman, G, and Young, W, </w:t>
      </w:r>
      <w:proofErr w:type="gramStart"/>
      <w:r w:rsidRPr="000A1DB8">
        <w:rPr>
          <w:sz w:val="20"/>
        </w:rPr>
        <w:t>An</w:t>
      </w:r>
      <w:proofErr w:type="gramEnd"/>
      <w:r w:rsidRPr="000A1DB8">
        <w:rPr>
          <w:sz w:val="20"/>
        </w:rPr>
        <w:t xml:space="preserve"> overview of energy demand forecasting methods published in 2005-2015. Department of Industrial and Systems Engineering, Russ College of Engineering and Technology, Ohio University, Athens, OH. </w:t>
      </w:r>
      <w:hyperlink r:id="rId29">
        <w:r w:rsidRPr="000A1DB8">
          <w:rPr>
            <w:rStyle w:val="Hyperlink"/>
            <w:sz w:val="20"/>
            <w:lang w:val="en-AU"/>
          </w:rPr>
          <w:t>https://www.researchgate.net/profile/Iman-Ghalehkhondabi/publication/301665131_An_overview_of_energy_demand_forecasting_methods_published_in_2005-2015/links/5728e47a08aef7c7e2c0ca8e/An-overview-of-energy-demand-forecasting-methods-published-in-2005-2015.pdf</w:t>
        </w:r>
      </w:hyperlink>
    </w:p>
    <w:p w:rsidRPr="000A1DB8" w:rsidR="00F5783C" w:rsidP="000A1DB8" w:rsidRDefault="000741D4" w14:paraId="0BE17AF8" w14:textId="258C34B7">
      <w:pPr>
        <w:pStyle w:val="referenceitem"/>
        <w:numPr>
          <w:ilvl w:val="0"/>
          <w:numId w:val="0"/>
        </w:numPr>
        <w:spacing w:after="240"/>
        <w:ind w:firstLine="284"/>
        <w:jc w:val="left"/>
        <w:rPr>
          <w:sz w:val="20"/>
          <w:lang w:val="en-AU"/>
        </w:rPr>
      </w:pPr>
      <w:r w:rsidRPr="000A1DB8">
        <w:rPr>
          <w:sz w:val="20"/>
          <w:lang w:val="en-AU"/>
        </w:rPr>
        <w:t>Hong, T. &amp; Fan, S., 2016. Probabilistic electric load forecasting: A tutorial review. International Journal of Forecasting, pp. 914-938.</w:t>
      </w:r>
    </w:p>
    <w:p w:rsidRPr="000A1DB8" w:rsidR="00012E15" w:rsidP="000A1DB8" w:rsidRDefault="00012E15" w14:paraId="0402A777" w14:textId="77777777">
      <w:pPr>
        <w:pStyle w:val="referenceitem"/>
        <w:numPr>
          <w:ilvl w:val="0"/>
          <w:numId w:val="0"/>
        </w:numPr>
        <w:spacing w:after="240"/>
        <w:ind w:firstLine="284"/>
        <w:jc w:val="left"/>
        <w:rPr>
          <w:sz w:val="20"/>
          <w:lang w:val="en-AU"/>
        </w:rPr>
      </w:pPr>
      <w:r w:rsidRPr="000A1DB8">
        <w:rPr>
          <w:sz w:val="20"/>
          <w:lang w:val="en-AU"/>
        </w:rPr>
        <w:t>Kettell, S., 2020. oil crisis, Chicago: Encyclopedia Britannica.</w:t>
      </w:r>
    </w:p>
    <w:p w:rsidRPr="000A1DB8" w:rsidR="00F2310D" w:rsidP="000A1DB8" w:rsidRDefault="005F415F" w14:paraId="59841F8D" w14:textId="3F67B7BE">
      <w:pPr>
        <w:pStyle w:val="referenceitem"/>
        <w:numPr>
          <w:ilvl w:val="0"/>
          <w:numId w:val="0"/>
        </w:numPr>
        <w:spacing w:after="240"/>
        <w:ind w:firstLine="284"/>
        <w:jc w:val="left"/>
        <w:rPr>
          <w:rStyle w:val="Hyperlink"/>
          <w:sz w:val="20"/>
          <w:lang w:val="en-AU"/>
        </w:rPr>
      </w:pPr>
      <w:r w:rsidRPr="000A1DB8">
        <w:rPr>
          <w:color w:val="333333"/>
          <w:sz w:val="20"/>
          <w:shd w:val="clear" w:color="auto" w:fill="FFFFFF"/>
        </w:rPr>
        <w:t xml:space="preserve">Knez, S., Šimić, G., </w:t>
      </w:r>
      <w:r w:rsidRPr="000A1DB8">
        <w:rPr>
          <w:sz w:val="20"/>
          <w:shd w:val="clear" w:color="auto" w:fill="FFFFFF"/>
        </w:rPr>
        <w:t>Milovanović, A. </w:t>
      </w:r>
      <w:r w:rsidRPr="000A1DB8">
        <w:rPr>
          <w:i/>
          <w:iCs/>
          <w:sz w:val="20"/>
          <w:shd w:val="clear" w:color="auto" w:fill="FFFFFF"/>
        </w:rPr>
        <w:t>et al.</w:t>
      </w:r>
      <w:r w:rsidRPr="000A1DB8">
        <w:rPr>
          <w:sz w:val="20"/>
          <w:shd w:val="clear" w:color="auto" w:fill="FFFFFF"/>
        </w:rPr>
        <w:t xml:space="preserve"> Prices of conventional and renewable energy as determinants of sustainable and secure energy development: regression </w:t>
      </w:r>
      <w:r w:rsidRPr="000A1DB8">
        <w:rPr>
          <w:sz w:val="20"/>
          <w:shd w:val="clear" w:color="auto" w:fill="FFFFFF"/>
        </w:rPr>
        <w:lastRenderedPageBreak/>
        <w:t>model analysis. </w:t>
      </w:r>
      <w:proofErr w:type="spellStart"/>
      <w:r w:rsidRPr="000A1DB8">
        <w:rPr>
          <w:i/>
          <w:iCs/>
          <w:sz w:val="20"/>
          <w:shd w:val="clear" w:color="auto" w:fill="FFFFFF"/>
        </w:rPr>
        <w:t>Energ</w:t>
      </w:r>
      <w:proofErr w:type="spellEnd"/>
      <w:r w:rsidRPr="000A1DB8">
        <w:rPr>
          <w:i/>
          <w:iCs/>
          <w:sz w:val="20"/>
          <w:shd w:val="clear" w:color="auto" w:fill="FFFFFF"/>
        </w:rPr>
        <w:t xml:space="preserve"> Sustain Soc</w:t>
      </w:r>
      <w:r w:rsidRPr="000A1DB8">
        <w:rPr>
          <w:sz w:val="20"/>
          <w:shd w:val="clear" w:color="auto" w:fill="FFFFFF"/>
        </w:rPr>
        <w:t> </w:t>
      </w:r>
      <w:r w:rsidRPr="000A1DB8">
        <w:rPr>
          <w:b/>
          <w:bCs/>
          <w:sz w:val="20"/>
          <w:shd w:val="clear" w:color="auto" w:fill="FFFFFF"/>
        </w:rPr>
        <w:t>12, </w:t>
      </w:r>
      <w:r w:rsidRPr="000A1DB8">
        <w:rPr>
          <w:sz w:val="20"/>
          <w:shd w:val="clear" w:color="auto" w:fill="FFFFFF"/>
        </w:rPr>
        <w:t xml:space="preserve">6 (2022). </w:t>
      </w:r>
      <w:hyperlink w:history="1" r:id="rId30">
        <w:r w:rsidRPr="000A1DB8">
          <w:rPr>
            <w:rStyle w:val="Hyperlink"/>
            <w:sz w:val="20"/>
            <w:shd w:val="clear" w:color="auto" w:fill="FFFFFF"/>
          </w:rPr>
          <w:t>https://doi.org/10.1186/s13705-022-00333-9</w:t>
        </w:r>
      </w:hyperlink>
    </w:p>
    <w:p w:rsidRPr="000A1DB8" w:rsidR="00F2310D" w:rsidP="000A1DB8" w:rsidRDefault="00F2310D" w14:paraId="512F6313" w14:textId="41BE7335">
      <w:pPr>
        <w:pStyle w:val="referenceitem"/>
        <w:numPr>
          <w:ilvl w:val="0"/>
          <w:numId w:val="0"/>
        </w:numPr>
        <w:spacing w:after="240"/>
        <w:ind w:firstLine="284"/>
        <w:jc w:val="left"/>
        <w:rPr>
          <w:sz w:val="20"/>
          <w:lang w:val="en-AU"/>
        </w:rPr>
      </w:pPr>
      <w:r w:rsidRPr="000A1DB8">
        <w:rPr>
          <w:sz w:val="20"/>
        </w:rPr>
        <w:t xml:space="preserve">Mahdavi, N., 2020, November. Probabilistic forecasting of operational demand in Australia. In </w:t>
      </w:r>
      <w:r w:rsidRPr="000A1DB8">
        <w:rPr>
          <w:i/>
          <w:iCs/>
          <w:sz w:val="20"/>
        </w:rPr>
        <w:t>2020 International Conference on Smart Grids and Energy Systems (SGES)</w:t>
      </w:r>
      <w:r w:rsidRPr="000A1DB8">
        <w:rPr>
          <w:sz w:val="20"/>
        </w:rPr>
        <w:t xml:space="preserve"> (pp. 139-144). IEEE.</w:t>
      </w:r>
    </w:p>
    <w:p w:rsidRPr="000A1DB8" w:rsidR="006E7886" w:rsidP="000A1DB8" w:rsidRDefault="006E7886" w14:paraId="0ECF1D96" w14:textId="5FFB1425">
      <w:pPr>
        <w:pStyle w:val="referenceitem"/>
        <w:numPr>
          <w:ilvl w:val="0"/>
          <w:numId w:val="0"/>
        </w:numPr>
        <w:spacing w:after="240"/>
        <w:ind w:firstLine="284"/>
        <w:jc w:val="left"/>
        <w:rPr>
          <w:sz w:val="20"/>
          <w:lang w:val="en-AU"/>
        </w:rPr>
      </w:pPr>
      <w:r w:rsidRPr="000A1DB8">
        <w:rPr>
          <w:sz w:val="20"/>
          <w:lang w:val="en-AU"/>
        </w:rPr>
        <w:t>McDonald, J. &amp; Fan, Y., 1994. A Real-Time Implementation. IEEE Transactions on Power Systems, pp. 988-994.</w:t>
      </w:r>
    </w:p>
    <w:p w:rsidRPr="000A1DB8" w:rsidR="005F415F" w:rsidP="000A1DB8" w:rsidRDefault="005F415F" w14:paraId="1D0530CB" w14:textId="77777777">
      <w:pPr>
        <w:pStyle w:val="referenceitem"/>
        <w:numPr>
          <w:ilvl w:val="0"/>
          <w:numId w:val="0"/>
        </w:numPr>
        <w:spacing w:after="240"/>
        <w:ind w:firstLine="284"/>
        <w:jc w:val="left"/>
        <w:rPr>
          <w:sz w:val="20"/>
          <w:lang w:val="en-AU"/>
        </w:rPr>
      </w:pPr>
      <w:r w:rsidRPr="000A1DB8">
        <w:rPr>
          <w:sz w:val="20"/>
          <w:lang w:val="en-AU"/>
        </w:rPr>
        <w:t>Mohandes, M., 2002. Support Vector Machines for Short-Term Electrical Load Forecasting. International Journal of Energy Research, pp. 335-345.</w:t>
      </w:r>
    </w:p>
    <w:p w:rsidRPr="000A1DB8" w:rsidR="005F415F" w:rsidP="000A1DB8" w:rsidRDefault="005F415F" w14:paraId="41B74EF2" w14:textId="77777777">
      <w:pPr>
        <w:pStyle w:val="referenceitem"/>
        <w:numPr>
          <w:ilvl w:val="0"/>
          <w:numId w:val="0"/>
        </w:numPr>
        <w:spacing w:after="240"/>
        <w:ind w:firstLine="284"/>
        <w:jc w:val="left"/>
        <w:rPr>
          <w:sz w:val="20"/>
          <w:lang w:val="en-AU"/>
        </w:rPr>
      </w:pPr>
      <w:r w:rsidRPr="000A1DB8">
        <w:rPr>
          <w:sz w:val="20"/>
        </w:rPr>
        <w:t>Saddler, Hugh.</w:t>
      </w:r>
      <w:r w:rsidRPr="000A1DB8">
        <w:rPr>
          <w:sz w:val="20"/>
          <w:shd w:val="clear" w:color="auto" w:fill="EAF3FF"/>
        </w:rPr>
        <w:t xml:space="preserve"> </w:t>
      </w:r>
      <w:r w:rsidRPr="000A1DB8">
        <w:rPr>
          <w:sz w:val="20"/>
        </w:rPr>
        <w:t xml:space="preserve">Power Down Why is electricity consumption decreasing? The Australia Institute Paper No. 14 December 2013 ISSN 1836-8948. </w:t>
      </w:r>
      <w:hyperlink w:history="1" r:id="rId31">
        <w:r w:rsidRPr="000A1DB8">
          <w:rPr>
            <w:rStyle w:val="Hyperlink"/>
            <w:sz w:val="20"/>
          </w:rPr>
          <w:t>https://australiainstitute.org.au/wp-content/uploads/2020/12/IP-14-Power-down_0.pdf</w:t>
        </w:r>
      </w:hyperlink>
    </w:p>
    <w:p w:rsidRPr="000A1DB8" w:rsidR="005F415F" w:rsidP="000A1DB8" w:rsidRDefault="005F415F" w14:paraId="6FBD1AD5" w14:textId="77777777">
      <w:pPr>
        <w:pStyle w:val="referenceitem"/>
        <w:numPr>
          <w:ilvl w:val="0"/>
          <w:numId w:val="0"/>
        </w:numPr>
        <w:spacing w:after="240"/>
        <w:ind w:firstLine="284"/>
        <w:jc w:val="left"/>
        <w:rPr>
          <w:sz w:val="20"/>
          <w:lang w:val="en-AU"/>
        </w:rPr>
      </w:pPr>
      <w:r w:rsidRPr="000A1DB8">
        <w:rPr>
          <w:sz w:val="20"/>
          <w:lang w:val="en-AU"/>
        </w:rPr>
        <w:t xml:space="preserve">Sims, </w:t>
      </w:r>
      <w:proofErr w:type="gramStart"/>
      <w:r w:rsidRPr="000A1DB8">
        <w:rPr>
          <w:sz w:val="20"/>
          <w:lang w:val="en-AU"/>
        </w:rPr>
        <w:t>R.E.H..</w:t>
      </w:r>
      <w:proofErr w:type="gramEnd"/>
      <w:r w:rsidRPr="000A1DB8">
        <w:rPr>
          <w:sz w:val="20"/>
          <w:lang w:val="en-AU"/>
        </w:rPr>
        <w:t xml:space="preserve"> Renewable energy: a response to climate change. Solar Energy, Volume 76, Issues 1–3, 2004, Pages 9-17, ISSN 0038-092X. </w:t>
      </w:r>
      <w:hyperlink r:id="rId32">
        <w:r w:rsidRPr="000A1DB8">
          <w:rPr>
            <w:rStyle w:val="Hyperlink"/>
            <w:sz w:val="20"/>
            <w:lang w:val="en-AU"/>
          </w:rPr>
          <w:t>https://doi.org/10.1016/S0038-092X(03)00101-4</w:t>
        </w:r>
      </w:hyperlink>
      <w:r w:rsidRPr="000A1DB8">
        <w:rPr>
          <w:sz w:val="20"/>
          <w:lang w:val="en-AU"/>
        </w:rPr>
        <w:t>.</w:t>
      </w:r>
    </w:p>
    <w:p w:rsidRPr="000A1DB8" w:rsidR="005F415F" w:rsidP="000A1DB8" w:rsidRDefault="005F415F" w14:paraId="19E60A48" w14:textId="77777777">
      <w:pPr>
        <w:pStyle w:val="referenceitem"/>
        <w:numPr>
          <w:ilvl w:val="0"/>
          <w:numId w:val="0"/>
        </w:numPr>
        <w:spacing w:after="240"/>
        <w:ind w:firstLine="284"/>
        <w:jc w:val="left"/>
        <w:rPr>
          <w:sz w:val="20"/>
        </w:rPr>
      </w:pPr>
      <w:proofErr w:type="spellStart"/>
      <w:r w:rsidRPr="000A1DB8">
        <w:rPr>
          <w:sz w:val="20"/>
        </w:rPr>
        <w:t>Wonhas</w:t>
      </w:r>
      <w:proofErr w:type="spellEnd"/>
      <w:r w:rsidRPr="000A1DB8">
        <w:rPr>
          <w:sz w:val="20"/>
        </w:rPr>
        <w:t>, A, former Deputy CEO of the Australian Energy Market Operator, interview conducted 25 March 2022.</w:t>
      </w:r>
    </w:p>
    <w:p w:rsidRPr="000A1DB8" w:rsidR="000D1B1A" w:rsidP="000A1DB8" w:rsidRDefault="000D1B1A" w14:paraId="3F578660" w14:textId="21D6DAC6">
      <w:pPr>
        <w:pStyle w:val="referenceitem"/>
        <w:numPr>
          <w:ilvl w:val="0"/>
          <w:numId w:val="0"/>
        </w:numPr>
        <w:spacing w:after="240"/>
        <w:ind w:firstLine="284"/>
        <w:jc w:val="left"/>
        <w:rPr>
          <w:sz w:val="20"/>
          <w:lang w:val="en-AU"/>
        </w:rPr>
      </w:pPr>
      <w:r w:rsidRPr="000A1DB8">
        <w:rPr>
          <w:sz w:val="20"/>
        </w:rPr>
        <w:t>Xu, L., Wang, S. &amp; Tang, R., 2019. Probabilistic load forecasting for buildings considering weather forecasting uncertainty and uncertain peak load. Applied Energy, pp. 180-195.</w:t>
      </w:r>
    </w:p>
    <w:p w:rsidRPr="000A1DB8" w:rsidR="006E7886" w:rsidP="000A1DB8" w:rsidRDefault="006E7886" w14:paraId="712BB7F8" w14:textId="57648032">
      <w:pPr>
        <w:pStyle w:val="referenceitem"/>
        <w:numPr>
          <w:ilvl w:val="0"/>
          <w:numId w:val="0"/>
        </w:numPr>
        <w:spacing w:after="240"/>
        <w:ind w:firstLine="284"/>
        <w:jc w:val="left"/>
        <w:rPr>
          <w:sz w:val="20"/>
          <w:lang w:val="en-AU"/>
        </w:rPr>
      </w:pPr>
      <w:r w:rsidRPr="000A1DB8">
        <w:rPr>
          <w:sz w:val="20"/>
          <w:lang w:val="en-AU"/>
        </w:rPr>
        <w:t>Zhao, J., Duan, Y. &amp; Liu, X., 2018. Uncertainty Analysis of Weather Forecast Data for Cooling Load Forecasting Based on the Monte Carlo Method. Energies, pp. 190-199.</w:t>
      </w:r>
    </w:p>
    <w:p w:rsidRPr="00605137" w:rsidR="00F16EF8" w:rsidP="00605137" w:rsidRDefault="00F16EF8" w14:paraId="69ED962E" w14:textId="1D46CF8B">
      <w:pPr>
        <w:pStyle w:val="referenceitem"/>
        <w:numPr>
          <w:ilvl w:val="0"/>
          <w:numId w:val="0"/>
        </w:numPr>
        <w:rPr>
          <w:lang w:val="en-AU"/>
        </w:rPr>
      </w:pPr>
    </w:p>
    <w:sectPr w:rsidRPr="00605137" w:rsidR="00F16EF8" w:rsidSect="009F7FCE">
      <w:headerReference w:type="even" r:id="rId33"/>
      <w:headerReference w:type="default" r:id="rId34"/>
      <w:pgSz w:w="11906" w:h="16838" w:orient="portrait" w:code="9"/>
      <w:pgMar w:top="2948" w:right="2494" w:bottom="2948" w:left="2494" w:header="2381" w:footer="2324" w:gutter="0"/>
      <w:cols w:space="227"/>
      <w:titlePg/>
      <w:docGrid w:linePitch="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D" w:author="Dave" w:date="2022-04-09T10:17:00Z" w:id="0">
    <w:p w:rsidR="00A267D7" w:rsidRDefault="00A267D7" w14:paraId="53D9A35F" w14:textId="064734CD">
      <w:pPr>
        <w:pStyle w:val="CommentText"/>
      </w:pPr>
      <w:r>
        <w:rPr>
          <w:rStyle w:val="CommentReference"/>
        </w:rPr>
        <w:annotationRef/>
      </w:r>
      <w:r>
        <w:t>We should also include some form of confidence interval as a metric of success</w:t>
      </w:r>
    </w:p>
  </w:comment>
  <w:comment w:initials="D" w:author="Dave" w:date="2022-04-09T10:18:00Z" w:id="1">
    <w:p w:rsidR="00A267D7" w:rsidRDefault="00A267D7" w14:paraId="74C14083" w14:textId="40C20C6F">
      <w:pPr>
        <w:pStyle w:val="CommentText"/>
      </w:pPr>
      <w:r>
        <w:rPr>
          <w:rStyle w:val="CommentReference"/>
        </w:rPr>
        <w:annotationRef/>
      </w:r>
      <w:r>
        <w:t>What about R?</w:t>
      </w:r>
    </w:p>
  </w:comment>
  <w:comment w:initials="D" w:author="Dave" w:date="2022-04-09T10:25:00Z" w:id="2">
    <w:p w:rsidR="00A267D7" w:rsidRDefault="00A267D7" w14:paraId="4A561930" w14:textId="72D41AEA">
      <w:pPr>
        <w:pStyle w:val="CommentText"/>
      </w:pPr>
      <w:r>
        <w:rPr>
          <w:rStyle w:val="CommentReference"/>
        </w:rPr>
        <w:annotationRef/>
      </w:r>
      <w:r>
        <w:t>Only if we used year as a</w:t>
      </w:r>
      <w:r w:rsidR="00671D86">
        <w:t>n input. If we didn’t have year as a</w:t>
      </w:r>
      <w:r w:rsidR="002174C4">
        <w:t>n</w:t>
      </w:r>
      <w:r w:rsidR="00671D86">
        <w:t xml:space="preserve"> input, it would inflate predictions.</w:t>
      </w:r>
      <w:r>
        <w:rPr>
          <w:rStyle w:val="CommentReference"/>
        </w:rPr>
        <w:annotationRef/>
      </w:r>
    </w:p>
  </w:comment>
  <w:comment w:initials="D" w:author="Dave" w:date="2022-04-09T10:32:00Z" w:id="3">
    <w:p w:rsidR="009454E2" w:rsidRDefault="009454E2" w14:paraId="7799D08F" w14:textId="57E5B35E">
      <w:pPr>
        <w:pStyle w:val="CommentText"/>
      </w:pPr>
      <w:r>
        <w:rPr>
          <w:rStyle w:val="CommentReference"/>
        </w:rPr>
        <w:annotationRef/>
      </w:r>
      <w:r>
        <w:t xml:space="preserve">The project really leads us to develop a confidence interval, rather than a point estimate. This means we should use some measure of ‘spread’ to evaluate our models as well as </w:t>
      </w:r>
      <w:r w:rsidR="002174C4">
        <w:t>MAE</w:t>
      </w:r>
      <w:r>
        <w:t>.</w:t>
      </w:r>
    </w:p>
  </w:comment>
</w:comments>
</file>

<file path=word/commentsExtended.xml><?xml version="1.0" encoding="utf-8"?>
<w15:commentsEx xmlns:mc="http://schemas.openxmlformats.org/markup-compatibility/2006" xmlns:w15="http://schemas.microsoft.com/office/word/2012/wordml" mc:Ignorable="w15">
  <w15:commentEx w15:done="0" w15:paraId="53D9A35F"/>
  <w15:commentEx w15:done="0" w15:paraId="74C14083"/>
  <w15:commentEx w15:done="1" w15:paraId="4A561930"/>
  <w15:commentEx w15:done="0" w15:paraId="7799D08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FBDBCE" w16cex:dateUtc="2022-04-09T00:17:00Z"/>
  <w16cex:commentExtensible w16cex:durableId="25FBDBFE" w16cex:dateUtc="2022-04-09T00:18:00Z"/>
  <w16cex:commentExtensible w16cex:durableId="25FBDD92" w16cex:dateUtc="2022-04-09T00:25:00Z"/>
  <w16cex:commentExtensible w16cex:durableId="25FBDF32" w16cex:dateUtc="2022-04-09T00:32:00Z"/>
</w16cex:commentsExtensible>
</file>

<file path=word/commentsIds.xml><?xml version="1.0" encoding="utf-8"?>
<w16cid:commentsIds xmlns:mc="http://schemas.openxmlformats.org/markup-compatibility/2006" xmlns:w16cid="http://schemas.microsoft.com/office/word/2016/wordml/cid" mc:Ignorable="w16cid">
  <w16cid:commentId w16cid:paraId="53D9A35F" w16cid:durableId="25FBDBCE"/>
  <w16cid:commentId w16cid:paraId="74C14083" w16cid:durableId="25FBDBFE"/>
  <w16cid:commentId w16cid:paraId="4A561930" w16cid:durableId="25FBDD92"/>
  <w16cid:commentId w16cid:paraId="7799D08F" w16cid:durableId="25FBD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5904" w:rsidRDefault="006D5904" w14:paraId="47E8B710" w14:textId="77777777">
      <w:r>
        <w:separator/>
      </w:r>
    </w:p>
  </w:endnote>
  <w:endnote w:type="continuationSeparator" w:id="0">
    <w:p w:rsidR="006D5904" w:rsidRDefault="006D5904" w14:paraId="026078E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5904" w:rsidP="009F7FCE" w:rsidRDefault="006D5904" w14:paraId="3F26798C" w14:textId="77777777">
      <w:r>
        <w:separator/>
      </w:r>
    </w:p>
  </w:footnote>
  <w:footnote w:type="continuationSeparator" w:id="0">
    <w:p w:rsidR="006D5904" w:rsidP="009F7FCE" w:rsidRDefault="006D5904" w14:paraId="3C1270A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2539" w:rsidP="00F321B4" w:rsidRDefault="009B2539" w14:paraId="483A3590" w14:textId="77777777">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48C5" w:rsidP="002D48C5" w:rsidRDefault="002D48C5" w14:paraId="4C27C390" w14:textId="77777777">
    <w:pPr>
      <w:pStyle w:val="Header"/>
      <w:jc w:val="right"/>
    </w:pPr>
    <w:r>
      <w:fldChar w:fldCharType="begin"/>
    </w:r>
    <w:r>
      <w:instrText>PAGE   \* MERGEFORMAT</w:instrText>
    </w:r>
    <w:r>
      <w:fldChar w:fldCharType="separate"/>
    </w:r>
    <w:r w:rsidR="001A02F0">
      <w:rPr>
        <w:noProof/>
      </w:rPr>
      <w:t>3</w:t>
    </w:r>
    <w:r>
      <w:fldChar w:fldCharType="end"/>
    </w:r>
  </w:p>
</w:hdr>
</file>

<file path=word/intelligence.xml><?xml version="1.0" encoding="utf-8"?>
<int:Intelligence xmlns:int="http://schemas.microsoft.com/office/intelligence/2019/intelligence">
  <int:IntelligenceSettings/>
  <int:Manifest>
    <int:WordHash hashCode="Qg97v/8pw2SBxn" id="tVGKgCBX"/>
    <int:ParagraphRange paragraphId="1764917301" textId="1712372796" start="16" length="22" invalidationStart="16" invalidationLength="22" id="bxlfZYcO"/>
    <int:ParagraphRange paragraphId="901661980" textId="1842676338" start="27" length="21" invalidationStart="27" invalidationLength="21" id="HL4lP9ke"/>
    <int:WordHash hashCode="7sZ20/SWioPJi+" id="YDJrVXK0"/>
    <int:WordHash hashCode="/PQ9q0eQLwfrtL" id="ifIxgbhl"/>
    <int:WordHash hashCode="yzlcffR8h38bBG" id="odstHaRc"/>
    <int:WordHash hashCode="BQLCFwhC0rMOYy" id="PTEypnRh"/>
    <int:WordHash hashCode="rm9lBp1cOOzCDY" id="EkFfaKIg"/>
  </int:Manifest>
  <int:Observations>
    <int:Content id="tVGKgCBX">
      <int:Rejection type="AugLoop_Text_Critique"/>
    </int:Content>
    <int:Content id="bxlfZYcO">
      <int:Rejection type="LegacyProofing"/>
    </int:Content>
    <int:Content id="HL4lP9ke">
      <int:Rejection type="LegacyProofing"/>
    </int:Content>
    <int:Content id="YDJrVXK0">
      <int:Rejection type="AugLoop_Text_Critique"/>
    </int:Content>
    <int:Content id="ifIxgbhl">
      <int:Rejection type="AugLoop_Text_Critique"/>
    </int:Content>
    <int:Content id="odstHaRc">
      <int:Rejection type="AugLoop_Text_Critique"/>
    </int:Content>
    <int:Content id="PTEypnRh">
      <int:Rejection type="AugLoop_Text_Critique"/>
    </int:Content>
    <int:Content id="EkFfaKIg">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E6E92"/>
    <w:multiLevelType w:val="hybridMultilevel"/>
    <w:tmpl w:val="60783958"/>
    <w:lvl w:ilvl="0" w:tplc="4A003552">
      <w:start w:val="1"/>
      <w:numFmt w:val="bullet"/>
      <w:lvlText w:val=""/>
      <w:lvlJc w:val="left"/>
      <w:pPr>
        <w:ind w:left="720" w:hanging="360"/>
      </w:pPr>
      <w:rPr>
        <w:rFonts w:hint="default" w:ascii="Symbol" w:hAnsi="Symbol"/>
      </w:rPr>
    </w:lvl>
    <w:lvl w:ilvl="1" w:tplc="FC780E40">
      <w:start w:val="1"/>
      <w:numFmt w:val="bullet"/>
      <w:lvlText w:val="o"/>
      <w:lvlJc w:val="left"/>
      <w:pPr>
        <w:ind w:left="1440" w:hanging="360"/>
      </w:pPr>
      <w:rPr>
        <w:rFonts w:hint="default" w:ascii="Courier New" w:hAnsi="Courier New"/>
      </w:rPr>
    </w:lvl>
    <w:lvl w:ilvl="2" w:tplc="2EF276F8">
      <w:start w:val="1"/>
      <w:numFmt w:val="bullet"/>
      <w:lvlText w:val=""/>
      <w:lvlJc w:val="left"/>
      <w:pPr>
        <w:ind w:left="2160" w:hanging="360"/>
      </w:pPr>
      <w:rPr>
        <w:rFonts w:hint="default" w:ascii="Wingdings" w:hAnsi="Wingdings"/>
      </w:rPr>
    </w:lvl>
    <w:lvl w:ilvl="3" w:tplc="6750F080">
      <w:start w:val="1"/>
      <w:numFmt w:val="bullet"/>
      <w:lvlText w:val=""/>
      <w:lvlJc w:val="left"/>
      <w:pPr>
        <w:ind w:left="2880" w:hanging="360"/>
      </w:pPr>
      <w:rPr>
        <w:rFonts w:hint="default" w:ascii="Symbol" w:hAnsi="Symbol"/>
      </w:rPr>
    </w:lvl>
    <w:lvl w:ilvl="4" w:tplc="2250C968">
      <w:start w:val="1"/>
      <w:numFmt w:val="bullet"/>
      <w:lvlText w:val="o"/>
      <w:lvlJc w:val="left"/>
      <w:pPr>
        <w:ind w:left="3600" w:hanging="360"/>
      </w:pPr>
      <w:rPr>
        <w:rFonts w:hint="default" w:ascii="Courier New" w:hAnsi="Courier New"/>
      </w:rPr>
    </w:lvl>
    <w:lvl w:ilvl="5" w:tplc="2B5252F0">
      <w:start w:val="1"/>
      <w:numFmt w:val="bullet"/>
      <w:lvlText w:val=""/>
      <w:lvlJc w:val="left"/>
      <w:pPr>
        <w:ind w:left="4320" w:hanging="360"/>
      </w:pPr>
      <w:rPr>
        <w:rFonts w:hint="default" w:ascii="Wingdings" w:hAnsi="Wingdings"/>
      </w:rPr>
    </w:lvl>
    <w:lvl w:ilvl="6" w:tplc="52FAC14A">
      <w:start w:val="1"/>
      <w:numFmt w:val="bullet"/>
      <w:lvlText w:val=""/>
      <w:lvlJc w:val="left"/>
      <w:pPr>
        <w:ind w:left="5040" w:hanging="360"/>
      </w:pPr>
      <w:rPr>
        <w:rFonts w:hint="default" w:ascii="Symbol" w:hAnsi="Symbol"/>
      </w:rPr>
    </w:lvl>
    <w:lvl w:ilvl="7" w:tplc="CC78B8EE">
      <w:start w:val="1"/>
      <w:numFmt w:val="bullet"/>
      <w:lvlText w:val="o"/>
      <w:lvlJc w:val="left"/>
      <w:pPr>
        <w:ind w:left="5760" w:hanging="360"/>
      </w:pPr>
      <w:rPr>
        <w:rFonts w:hint="default" w:ascii="Courier New" w:hAnsi="Courier New"/>
      </w:rPr>
    </w:lvl>
    <w:lvl w:ilvl="8" w:tplc="3954DE02">
      <w:start w:val="1"/>
      <w:numFmt w:val="bullet"/>
      <w:lvlText w:val=""/>
      <w:lvlJc w:val="left"/>
      <w:pPr>
        <w:ind w:left="6480" w:hanging="360"/>
      </w:pPr>
      <w:rPr>
        <w:rFonts w:hint="default" w:ascii="Wingdings" w:hAnsi="Wingdings"/>
      </w:rPr>
    </w:lvl>
  </w:abstractNum>
  <w:abstractNum w:abstractNumId="1" w15:restartNumberingAfterBreak="0">
    <w:nsid w:val="156E5C48"/>
    <w:multiLevelType w:val="hybridMultilevel"/>
    <w:tmpl w:val="03FEA46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hint="default" w:ascii="Symbol" w:hAnsi="Symbol"/>
      </w:rPr>
    </w:lvl>
    <w:lvl w:ilvl="1">
      <w:start w:val="1"/>
      <w:numFmt w:val="bullet"/>
      <w:lvlText w:val="─"/>
      <w:lvlJc w:val="left"/>
      <w:pPr>
        <w:tabs>
          <w:tab w:val="num" w:pos="454"/>
        </w:tabs>
        <w:ind w:left="454" w:hanging="227"/>
      </w:pPr>
      <w:rPr>
        <w:rFonts w:hint="default" w:ascii="Times New Roman" w:hAnsi="Times New Roman" w:cs="Times New Roman"/>
      </w:rPr>
    </w:lvl>
    <w:lvl w:ilvl="2">
      <w:start w:val="1"/>
      <w:numFmt w:val="bullet"/>
      <w:lvlText w:val="o"/>
      <w:lvlJc w:val="left"/>
      <w:pPr>
        <w:tabs>
          <w:tab w:val="num" w:pos="680"/>
        </w:tabs>
        <w:ind w:left="680" w:hanging="226"/>
      </w:pPr>
      <w:rPr>
        <w:rFonts w:hint="default" w:ascii="Courier New" w:hAnsi="Courier New"/>
      </w:rPr>
    </w:lvl>
    <w:lvl w:ilvl="3">
      <w:start w:val="1"/>
      <w:numFmt w:val="bullet"/>
      <w:lvlText w:val=""/>
      <w:lvlJc w:val="left"/>
      <w:pPr>
        <w:tabs>
          <w:tab w:val="num" w:pos="907"/>
        </w:tabs>
        <w:ind w:left="907" w:hanging="227"/>
      </w:pPr>
      <w:rPr>
        <w:rFonts w:hint="default" w:ascii="Wingdings" w:hAnsi="Wingdings"/>
      </w:rPr>
    </w:lvl>
    <w:lvl w:ilvl="4">
      <w:start w:val="1"/>
      <w:numFmt w:val="bullet"/>
      <w:lvlText w:val="o"/>
      <w:lvlJc w:val="left"/>
      <w:pPr>
        <w:tabs>
          <w:tab w:val="num" w:pos="1134"/>
        </w:tabs>
        <w:ind w:left="1134" w:hanging="227"/>
      </w:pPr>
      <w:rPr>
        <w:rFonts w:hint="default" w:ascii="Courier New" w:hAnsi="Courier New"/>
      </w:rPr>
    </w:lvl>
    <w:lvl w:ilvl="5">
      <w:start w:val="1"/>
      <w:numFmt w:val="bullet"/>
      <w:lvlText w:val=""/>
      <w:lvlJc w:val="left"/>
      <w:pPr>
        <w:tabs>
          <w:tab w:val="num" w:pos="1361"/>
        </w:tabs>
        <w:ind w:left="1361" w:hanging="227"/>
      </w:pPr>
      <w:rPr>
        <w:rFonts w:hint="default" w:ascii="Wingdings" w:hAnsi="Wingdings"/>
      </w:rPr>
    </w:lvl>
    <w:lvl w:ilvl="6">
      <w:start w:val="1"/>
      <w:numFmt w:val="bullet"/>
      <w:lvlText w:val=""/>
      <w:lvlJc w:val="left"/>
      <w:pPr>
        <w:tabs>
          <w:tab w:val="num" w:pos="1588"/>
        </w:tabs>
        <w:ind w:left="1588" w:hanging="227"/>
      </w:pPr>
      <w:rPr>
        <w:rFonts w:hint="default" w:ascii="Symbol" w:hAnsi="Symbol"/>
      </w:rPr>
    </w:lvl>
    <w:lvl w:ilvl="7">
      <w:start w:val="1"/>
      <w:numFmt w:val="bullet"/>
      <w:lvlText w:val="o"/>
      <w:lvlJc w:val="left"/>
      <w:pPr>
        <w:tabs>
          <w:tab w:val="num" w:pos="1814"/>
        </w:tabs>
        <w:ind w:left="1814" w:hanging="226"/>
      </w:pPr>
      <w:rPr>
        <w:rFonts w:hint="default" w:ascii="Courier New" w:hAnsi="Courier New"/>
      </w:rPr>
    </w:lvl>
    <w:lvl w:ilvl="8">
      <w:start w:val="1"/>
      <w:numFmt w:val="bullet"/>
      <w:lvlText w:val=""/>
      <w:lvlJc w:val="left"/>
      <w:pPr>
        <w:tabs>
          <w:tab w:val="num" w:pos="2041"/>
        </w:tabs>
        <w:ind w:left="2041" w:hanging="227"/>
      </w:pPr>
      <w:rPr>
        <w:rFonts w:hint="default" w:ascii="Wingdings" w:hAnsi="Wingdings"/>
      </w:rPr>
    </w:lvl>
  </w:abstractNum>
  <w:abstractNum w:abstractNumId="3" w15:restartNumberingAfterBreak="0">
    <w:nsid w:val="308C3749"/>
    <w:multiLevelType w:val="hybridMultilevel"/>
    <w:tmpl w:val="700AB6D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37ED2CBD"/>
    <w:multiLevelType w:val="hybridMultilevel"/>
    <w:tmpl w:val="34ACF6B4"/>
    <w:lvl w:ilvl="0" w:tplc="21367A70">
      <w:start w:val="1"/>
      <w:numFmt w:val="bullet"/>
      <w:lvlText w:val=""/>
      <w:lvlJc w:val="left"/>
      <w:pPr>
        <w:ind w:left="720" w:hanging="360"/>
      </w:pPr>
      <w:rPr>
        <w:rFonts w:hint="default" w:ascii="Symbol" w:hAnsi="Symbol"/>
      </w:rPr>
    </w:lvl>
    <w:lvl w:ilvl="1" w:tplc="AA8EB000">
      <w:start w:val="1"/>
      <w:numFmt w:val="bullet"/>
      <w:lvlText w:val="o"/>
      <w:lvlJc w:val="left"/>
      <w:pPr>
        <w:ind w:left="1440" w:hanging="360"/>
      </w:pPr>
      <w:rPr>
        <w:rFonts w:hint="default" w:ascii="Courier New" w:hAnsi="Courier New"/>
      </w:rPr>
    </w:lvl>
    <w:lvl w:ilvl="2" w:tplc="87EAC578">
      <w:start w:val="1"/>
      <w:numFmt w:val="bullet"/>
      <w:lvlText w:val=""/>
      <w:lvlJc w:val="left"/>
      <w:pPr>
        <w:ind w:left="2160" w:hanging="360"/>
      </w:pPr>
      <w:rPr>
        <w:rFonts w:hint="default" w:ascii="Wingdings" w:hAnsi="Wingdings"/>
      </w:rPr>
    </w:lvl>
    <w:lvl w:ilvl="3" w:tplc="1D546AE0">
      <w:start w:val="1"/>
      <w:numFmt w:val="bullet"/>
      <w:lvlText w:val=""/>
      <w:lvlJc w:val="left"/>
      <w:pPr>
        <w:ind w:left="2880" w:hanging="360"/>
      </w:pPr>
      <w:rPr>
        <w:rFonts w:hint="default" w:ascii="Symbol" w:hAnsi="Symbol"/>
      </w:rPr>
    </w:lvl>
    <w:lvl w:ilvl="4" w:tplc="A8707D30">
      <w:start w:val="1"/>
      <w:numFmt w:val="bullet"/>
      <w:lvlText w:val="o"/>
      <w:lvlJc w:val="left"/>
      <w:pPr>
        <w:ind w:left="3600" w:hanging="360"/>
      </w:pPr>
      <w:rPr>
        <w:rFonts w:hint="default" w:ascii="Courier New" w:hAnsi="Courier New"/>
      </w:rPr>
    </w:lvl>
    <w:lvl w:ilvl="5" w:tplc="FEAA5EAA">
      <w:start w:val="1"/>
      <w:numFmt w:val="bullet"/>
      <w:lvlText w:val=""/>
      <w:lvlJc w:val="left"/>
      <w:pPr>
        <w:ind w:left="4320" w:hanging="360"/>
      </w:pPr>
      <w:rPr>
        <w:rFonts w:hint="default" w:ascii="Wingdings" w:hAnsi="Wingdings"/>
      </w:rPr>
    </w:lvl>
    <w:lvl w:ilvl="6" w:tplc="175CA086">
      <w:start w:val="1"/>
      <w:numFmt w:val="bullet"/>
      <w:lvlText w:val=""/>
      <w:lvlJc w:val="left"/>
      <w:pPr>
        <w:ind w:left="5040" w:hanging="360"/>
      </w:pPr>
      <w:rPr>
        <w:rFonts w:hint="default" w:ascii="Symbol" w:hAnsi="Symbol"/>
      </w:rPr>
    </w:lvl>
    <w:lvl w:ilvl="7" w:tplc="A7A4E3F6">
      <w:start w:val="1"/>
      <w:numFmt w:val="bullet"/>
      <w:lvlText w:val="o"/>
      <w:lvlJc w:val="left"/>
      <w:pPr>
        <w:ind w:left="5760" w:hanging="360"/>
      </w:pPr>
      <w:rPr>
        <w:rFonts w:hint="default" w:ascii="Courier New" w:hAnsi="Courier New"/>
      </w:rPr>
    </w:lvl>
    <w:lvl w:ilvl="8" w:tplc="18DAA938">
      <w:start w:val="1"/>
      <w:numFmt w:val="bullet"/>
      <w:lvlText w:val=""/>
      <w:lvlJc w:val="left"/>
      <w:pPr>
        <w:ind w:left="6480" w:hanging="360"/>
      </w:pPr>
      <w:rPr>
        <w:rFonts w:hint="default" w:ascii="Wingdings" w:hAnsi="Wingdings"/>
      </w:rPr>
    </w:lvl>
  </w:abstractNum>
  <w:abstractNum w:abstractNumId="5" w15:restartNumberingAfterBreak="0">
    <w:nsid w:val="41731705"/>
    <w:multiLevelType w:val="hybridMultilevel"/>
    <w:tmpl w:val="9E70B000"/>
    <w:lvl w:ilvl="0" w:tplc="66426296">
      <w:start w:val="1"/>
      <w:numFmt w:val="bullet"/>
      <w:lvlText w:val=""/>
      <w:lvlJc w:val="left"/>
      <w:pPr>
        <w:ind w:left="720" w:hanging="360"/>
      </w:pPr>
      <w:rPr>
        <w:rFonts w:hint="default" w:ascii="Symbol" w:hAnsi="Symbol"/>
      </w:rPr>
    </w:lvl>
    <w:lvl w:ilvl="1" w:tplc="87D2F36C">
      <w:start w:val="1"/>
      <w:numFmt w:val="bullet"/>
      <w:lvlText w:val="o"/>
      <w:lvlJc w:val="left"/>
      <w:pPr>
        <w:ind w:left="1440" w:hanging="360"/>
      </w:pPr>
      <w:rPr>
        <w:rFonts w:hint="default" w:ascii="Courier New" w:hAnsi="Courier New"/>
      </w:rPr>
    </w:lvl>
    <w:lvl w:ilvl="2" w:tplc="36F6021C">
      <w:start w:val="1"/>
      <w:numFmt w:val="bullet"/>
      <w:lvlText w:val=""/>
      <w:lvlJc w:val="left"/>
      <w:pPr>
        <w:ind w:left="2160" w:hanging="360"/>
      </w:pPr>
      <w:rPr>
        <w:rFonts w:hint="default" w:ascii="Wingdings" w:hAnsi="Wingdings"/>
      </w:rPr>
    </w:lvl>
    <w:lvl w:ilvl="3" w:tplc="514AF9C4">
      <w:start w:val="1"/>
      <w:numFmt w:val="bullet"/>
      <w:lvlText w:val=""/>
      <w:lvlJc w:val="left"/>
      <w:pPr>
        <w:ind w:left="2880" w:hanging="360"/>
      </w:pPr>
      <w:rPr>
        <w:rFonts w:hint="default" w:ascii="Symbol" w:hAnsi="Symbol"/>
      </w:rPr>
    </w:lvl>
    <w:lvl w:ilvl="4" w:tplc="9190DE26">
      <w:start w:val="1"/>
      <w:numFmt w:val="bullet"/>
      <w:lvlText w:val="o"/>
      <w:lvlJc w:val="left"/>
      <w:pPr>
        <w:ind w:left="3600" w:hanging="360"/>
      </w:pPr>
      <w:rPr>
        <w:rFonts w:hint="default" w:ascii="Courier New" w:hAnsi="Courier New"/>
      </w:rPr>
    </w:lvl>
    <w:lvl w:ilvl="5" w:tplc="1A7C6C1A">
      <w:start w:val="1"/>
      <w:numFmt w:val="bullet"/>
      <w:lvlText w:val=""/>
      <w:lvlJc w:val="left"/>
      <w:pPr>
        <w:ind w:left="4320" w:hanging="360"/>
      </w:pPr>
      <w:rPr>
        <w:rFonts w:hint="default" w:ascii="Wingdings" w:hAnsi="Wingdings"/>
      </w:rPr>
    </w:lvl>
    <w:lvl w:ilvl="6" w:tplc="874CE29A">
      <w:start w:val="1"/>
      <w:numFmt w:val="bullet"/>
      <w:lvlText w:val=""/>
      <w:lvlJc w:val="left"/>
      <w:pPr>
        <w:ind w:left="5040" w:hanging="360"/>
      </w:pPr>
      <w:rPr>
        <w:rFonts w:hint="default" w:ascii="Symbol" w:hAnsi="Symbol"/>
      </w:rPr>
    </w:lvl>
    <w:lvl w:ilvl="7" w:tplc="B5868DD0">
      <w:start w:val="1"/>
      <w:numFmt w:val="bullet"/>
      <w:lvlText w:val="o"/>
      <w:lvlJc w:val="left"/>
      <w:pPr>
        <w:ind w:left="5760" w:hanging="360"/>
      </w:pPr>
      <w:rPr>
        <w:rFonts w:hint="default" w:ascii="Courier New" w:hAnsi="Courier New"/>
      </w:rPr>
    </w:lvl>
    <w:lvl w:ilvl="8" w:tplc="F3768422">
      <w:start w:val="1"/>
      <w:numFmt w:val="bullet"/>
      <w:lvlText w:val=""/>
      <w:lvlJc w:val="left"/>
      <w:pPr>
        <w:ind w:left="6480" w:hanging="360"/>
      </w:pPr>
      <w:rPr>
        <w:rFonts w:hint="default" w:ascii="Wingdings" w:hAnsi="Wingdings"/>
      </w:rPr>
    </w:lvl>
  </w:abstractNum>
  <w:abstractNum w:abstractNumId="6" w15:restartNumberingAfterBreak="0">
    <w:nsid w:val="495B66B6"/>
    <w:multiLevelType w:val="hybridMultilevel"/>
    <w:tmpl w:val="53380F18"/>
    <w:lvl w:ilvl="0" w:tplc="71C657DE">
      <w:start w:val="1"/>
      <w:numFmt w:val="bullet"/>
      <w:lvlText w:val="-"/>
      <w:lvlJc w:val="left"/>
      <w:pPr>
        <w:ind w:left="720" w:hanging="360"/>
      </w:pPr>
      <w:rPr>
        <w:rFonts w:hint="default" w:ascii="Calibri" w:hAnsi="Calibri"/>
      </w:rPr>
    </w:lvl>
    <w:lvl w:ilvl="1" w:tplc="735CF688">
      <w:start w:val="1"/>
      <w:numFmt w:val="bullet"/>
      <w:lvlText w:val="o"/>
      <w:lvlJc w:val="left"/>
      <w:pPr>
        <w:ind w:left="1440" w:hanging="360"/>
      </w:pPr>
      <w:rPr>
        <w:rFonts w:hint="default" w:ascii="Courier New" w:hAnsi="Courier New"/>
      </w:rPr>
    </w:lvl>
    <w:lvl w:ilvl="2" w:tplc="6B087FD8">
      <w:start w:val="1"/>
      <w:numFmt w:val="bullet"/>
      <w:lvlText w:val=""/>
      <w:lvlJc w:val="left"/>
      <w:pPr>
        <w:ind w:left="2160" w:hanging="360"/>
      </w:pPr>
      <w:rPr>
        <w:rFonts w:hint="default" w:ascii="Wingdings" w:hAnsi="Wingdings"/>
      </w:rPr>
    </w:lvl>
    <w:lvl w:ilvl="3" w:tplc="F79C9D3C">
      <w:start w:val="1"/>
      <w:numFmt w:val="bullet"/>
      <w:lvlText w:val=""/>
      <w:lvlJc w:val="left"/>
      <w:pPr>
        <w:ind w:left="2880" w:hanging="360"/>
      </w:pPr>
      <w:rPr>
        <w:rFonts w:hint="default" w:ascii="Symbol" w:hAnsi="Symbol"/>
      </w:rPr>
    </w:lvl>
    <w:lvl w:ilvl="4" w:tplc="8DF67E64">
      <w:start w:val="1"/>
      <w:numFmt w:val="bullet"/>
      <w:lvlText w:val="o"/>
      <w:lvlJc w:val="left"/>
      <w:pPr>
        <w:ind w:left="3600" w:hanging="360"/>
      </w:pPr>
      <w:rPr>
        <w:rFonts w:hint="default" w:ascii="Courier New" w:hAnsi="Courier New"/>
      </w:rPr>
    </w:lvl>
    <w:lvl w:ilvl="5" w:tplc="5D1C604A">
      <w:start w:val="1"/>
      <w:numFmt w:val="bullet"/>
      <w:lvlText w:val=""/>
      <w:lvlJc w:val="left"/>
      <w:pPr>
        <w:ind w:left="4320" w:hanging="360"/>
      </w:pPr>
      <w:rPr>
        <w:rFonts w:hint="default" w:ascii="Wingdings" w:hAnsi="Wingdings"/>
      </w:rPr>
    </w:lvl>
    <w:lvl w:ilvl="6" w:tplc="857A05B0">
      <w:start w:val="1"/>
      <w:numFmt w:val="bullet"/>
      <w:lvlText w:val=""/>
      <w:lvlJc w:val="left"/>
      <w:pPr>
        <w:ind w:left="5040" w:hanging="360"/>
      </w:pPr>
      <w:rPr>
        <w:rFonts w:hint="default" w:ascii="Symbol" w:hAnsi="Symbol"/>
      </w:rPr>
    </w:lvl>
    <w:lvl w:ilvl="7" w:tplc="7D861144">
      <w:start w:val="1"/>
      <w:numFmt w:val="bullet"/>
      <w:lvlText w:val="o"/>
      <w:lvlJc w:val="left"/>
      <w:pPr>
        <w:ind w:left="5760" w:hanging="360"/>
      </w:pPr>
      <w:rPr>
        <w:rFonts w:hint="default" w:ascii="Courier New" w:hAnsi="Courier New"/>
      </w:rPr>
    </w:lvl>
    <w:lvl w:ilvl="8" w:tplc="9B1E494A">
      <w:start w:val="1"/>
      <w:numFmt w:val="bullet"/>
      <w:lvlText w:val=""/>
      <w:lvlJc w:val="left"/>
      <w:pPr>
        <w:ind w:left="6480" w:hanging="360"/>
      </w:pPr>
      <w:rPr>
        <w:rFonts w:hint="default" w:ascii="Wingdings" w:hAnsi="Wingdings"/>
      </w:rPr>
    </w:lvl>
  </w:abstractNum>
  <w:abstractNum w:abstractNumId="7" w15:restartNumberingAfterBreak="0">
    <w:nsid w:val="4C6C0047"/>
    <w:multiLevelType w:val="hybridMultilevel"/>
    <w:tmpl w:val="9554220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52887010"/>
    <w:multiLevelType w:val="hybridMultilevel"/>
    <w:tmpl w:val="EFDA37D4"/>
    <w:lvl w:ilvl="0" w:tplc="10C6E460">
      <w:start w:val="1"/>
      <w:numFmt w:val="bullet"/>
      <w:lvlText w:val=""/>
      <w:lvlJc w:val="left"/>
      <w:pPr>
        <w:ind w:left="720" w:hanging="360"/>
      </w:pPr>
      <w:rPr>
        <w:rFonts w:hint="default" w:ascii="Symbol" w:hAnsi="Symbol"/>
      </w:rPr>
    </w:lvl>
    <w:lvl w:ilvl="1" w:tplc="D72A1222">
      <w:start w:val="1"/>
      <w:numFmt w:val="bullet"/>
      <w:lvlText w:val="o"/>
      <w:lvlJc w:val="left"/>
      <w:pPr>
        <w:ind w:left="1440" w:hanging="360"/>
      </w:pPr>
      <w:rPr>
        <w:rFonts w:hint="default" w:ascii="Courier New" w:hAnsi="Courier New"/>
      </w:rPr>
    </w:lvl>
    <w:lvl w:ilvl="2" w:tplc="240C528A">
      <w:start w:val="1"/>
      <w:numFmt w:val="bullet"/>
      <w:lvlText w:val=""/>
      <w:lvlJc w:val="left"/>
      <w:pPr>
        <w:ind w:left="2160" w:hanging="360"/>
      </w:pPr>
      <w:rPr>
        <w:rFonts w:hint="default" w:ascii="Wingdings" w:hAnsi="Wingdings"/>
      </w:rPr>
    </w:lvl>
    <w:lvl w:ilvl="3" w:tplc="107A9174">
      <w:start w:val="1"/>
      <w:numFmt w:val="bullet"/>
      <w:lvlText w:val=""/>
      <w:lvlJc w:val="left"/>
      <w:pPr>
        <w:ind w:left="2880" w:hanging="360"/>
      </w:pPr>
      <w:rPr>
        <w:rFonts w:hint="default" w:ascii="Symbol" w:hAnsi="Symbol"/>
      </w:rPr>
    </w:lvl>
    <w:lvl w:ilvl="4" w:tplc="A25A07CE">
      <w:start w:val="1"/>
      <w:numFmt w:val="bullet"/>
      <w:lvlText w:val="o"/>
      <w:lvlJc w:val="left"/>
      <w:pPr>
        <w:ind w:left="3600" w:hanging="360"/>
      </w:pPr>
      <w:rPr>
        <w:rFonts w:hint="default" w:ascii="Courier New" w:hAnsi="Courier New"/>
      </w:rPr>
    </w:lvl>
    <w:lvl w:ilvl="5" w:tplc="D45EC440">
      <w:start w:val="1"/>
      <w:numFmt w:val="bullet"/>
      <w:lvlText w:val=""/>
      <w:lvlJc w:val="left"/>
      <w:pPr>
        <w:ind w:left="4320" w:hanging="360"/>
      </w:pPr>
      <w:rPr>
        <w:rFonts w:hint="default" w:ascii="Wingdings" w:hAnsi="Wingdings"/>
      </w:rPr>
    </w:lvl>
    <w:lvl w:ilvl="6" w:tplc="42763A9E">
      <w:start w:val="1"/>
      <w:numFmt w:val="bullet"/>
      <w:lvlText w:val=""/>
      <w:lvlJc w:val="left"/>
      <w:pPr>
        <w:ind w:left="5040" w:hanging="360"/>
      </w:pPr>
      <w:rPr>
        <w:rFonts w:hint="default" w:ascii="Symbol" w:hAnsi="Symbol"/>
      </w:rPr>
    </w:lvl>
    <w:lvl w:ilvl="7" w:tplc="372E57BA">
      <w:start w:val="1"/>
      <w:numFmt w:val="bullet"/>
      <w:lvlText w:val="o"/>
      <w:lvlJc w:val="left"/>
      <w:pPr>
        <w:ind w:left="5760" w:hanging="360"/>
      </w:pPr>
      <w:rPr>
        <w:rFonts w:hint="default" w:ascii="Courier New" w:hAnsi="Courier New"/>
      </w:rPr>
    </w:lvl>
    <w:lvl w:ilvl="8" w:tplc="0BC4B810">
      <w:start w:val="1"/>
      <w:numFmt w:val="bullet"/>
      <w:lvlText w:val=""/>
      <w:lvlJc w:val="left"/>
      <w:pPr>
        <w:ind w:left="6480" w:hanging="360"/>
      </w:pPr>
      <w:rPr>
        <w:rFonts w:hint="default" w:ascii="Wingdings" w:hAnsi="Wingdings"/>
      </w:rPr>
    </w:lvl>
  </w:abstractNum>
  <w:abstractNum w:abstractNumId="9" w15:restartNumberingAfterBreak="0">
    <w:nsid w:val="55B3079A"/>
    <w:multiLevelType w:val="hybridMultilevel"/>
    <w:tmpl w:val="B7EEB64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 w15:restartNumberingAfterBreak="0">
    <w:nsid w:val="579C4D2B"/>
    <w:multiLevelType w:val="hybridMultilevel"/>
    <w:tmpl w:val="42BECB2C"/>
    <w:lvl w:ilvl="0" w:tplc="FB7C463A">
      <w:start w:val="1"/>
      <w:numFmt w:val="bullet"/>
      <w:lvlText w:val=""/>
      <w:lvlJc w:val="left"/>
      <w:pPr>
        <w:ind w:left="720" w:hanging="360"/>
      </w:pPr>
      <w:rPr>
        <w:rFonts w:hint="default" w:ascii="Symbol" w:hAnsi="Symbol"/>
      </w:rPr>
    </w:lvl>
    <w:lvl w:ilvl="1" w:tplc="B4082BE4">
      <w:start w:val="1"/>
      <w:numFmt w:val="bullet"/>
      <w:lvlText w:val="o"/>
      <w:lvlJc w:val="left"/>
      <w:pPr>
        <w:ind w:left="1440" w:hanging="360"/>
      </w:pPr>
      <w:rPr>
        <w:rFonts w:hint="default" w:ascii="Courier New" w:hAnsi="Courier New"/>
      </w:rPr>
    </w:lvl>
    <w:lvl w:ilvl="2" w:tplc="21F03E36">
      <w:start w:val="1"/>
      <w:numFmt w:val="bullet"/>
      <w:lvlText w:val=""/>
      <w:lvlJc w:val="left"/>
      <w:pPr>
        <w:ind w:left="2160" w:hanging="360"/>
      </w:pPr>
      <w:rPr>
        <w:rFonts w:hint="default" w:ascii="Wingdings" w:hAnsi="Wingdings"/>
      </w:rPr>
    </w:lvl>
    <w:lvl w:ilvl="3" w:tplc="06205B22">
      <w:start w:val="1"/>
      <w:numFmt w:val="bullet"/>
      <w:lvlText w:val=""/>
      <w:lvlJc w:val="left"/>
      <w:pPr>
        <w:ind w:left="2880" w:hanging="360"/>
      </w:pPr>
      <w:rPr>
        <w:rFonts w:hint="default" w:ascii="Symbol" w:hAnsi="Symbol"/>
      </w:rPr>
    </w:lvl>
    <w:lvl w:ilvl="4" w:tplc="AB48875C">
      <w:start w:val="1"/>
      <w:numFmt w:val="bullet"/>
      <w:lvlText w:val="o"/>
      <w:lvlJc w:val="left"/>
      <w:pPr>
        <w:ind w:left="3600" w:hanging="360"/>
      </w:pPr>
      <w:rPr>
        <w:rFonts w:hint="default" w:ascii="Courier New" w:hAnsi="Courier New"/>
      </w:rPr>
    </w:lvl>
    <w:lvl w:ilvl="5" w:tplc="6A12BD2C">
      <w:start w:val="1"/>
      <w:numFmt w:val="bullet"/>
      <w:lvlText w:val=""/>
      <w:lvlJc w:val="left"/>
      <w:pPr>
        <w:ind w:left="4320" w:hanging="360"/>
      </w:pPr>
      <w:rPr>
        <w:rFonts w:hint="default" w:ascii="Wingdings" w:hAnsi="Wingdings"/>
      </w:rPr>
    </w:lvl>
    <w:lvl w:ilvl="6" w:tplc="C09EE06C">
      <w:start w:val="1"/>
      <w:numFmt w:val="bullet"/>
      <w:lvlText w:val=""/>
      <w:lvlJc w:val="left"/>
      <w:pPr>
        <w:ind w:left="5040" w:hanging="360"/>
      </w:pPr>
      <w:rPr>
        <w:rFonts w:hint="default" w:ascii="Symbol" w:hAnsi="Symbol"/>
      </w:rPr>
    </w:lvl>
    <w:lvl w:ilvl="7" w:tplc="15D85B2E">
      <w:start w:val="1"/>
      <w:numFmt w:val="bullet"/>
      <w:lvlText w:val="o"/>
      <w:lvlJc w:val="left"/>
      <w:pPr>
        <w:ind w:left="5760" w:hanging="360"/>
      </w:pPr>
      <w:rPr>
        <w:rFonts w:hint="default" w:ascii="Courier New" w:hAnsi="Courier New"/>
      </w:rPr>
    </w:lvl>
    <w:lvl w:ilvl="8" w:tplc="7756C1D8">
      <w:start w:val="1"/>
      <w:numFmt w:val="bullet"/>
      <w:lvlText w:val=""/>
      <w:lvlJc w:val="left"/>
      <w:pPr>
        <w:ind w:left="6480" w:hanging="360"/>
      </w:pPr>
      <w:rPr>
        <w:rFonts w:hint="default" w:ascii="Wingdings" w:hAnsi="Wingdings"/>
      </w:rPr>
    </w:lvl>
  </w:abstractNum>
  <w:abstractNum w:abstractNumId="11" w15:restartNumberingAfterBreak="0">
    <w:nsid w:val="60376661"/>
    <w:multiLevelType w:val="hybridMultilevel"/>
    <w:tmpl w:val="D144B0E0"/>
    <w:lvl w:ilvl="0" w:tplc="08090001">
      <w:start w:val="1"/>
      <w:numFmt w:val="bullet"/>
      <w:lvlText w:val=""/>
      <w:lvlJc w:val="left"/>
      <w:pPr>
        <w:ind w:left="947" w:hanging="360"/>
      </w:pPr>
      <w:rPr>
        <w:rFonts w:hint="default" w:ascii="Symbol" w:hAnsi="Symbol"/>
      </w:rPr>
    </w:lvl>
    <w:lvl w:ilvl="1" w:tplc="08090003" w:tentative="1">
      <w:start w:val="1"/>
      <w:numFmt w:val="bullet"/>
      <w:lvlText w:val="o"/>
      <w:lvlJc w:val="left"/>
      <w:pPr>
        <w:ind w:left="1667" w:hanging="360"/>
      </w:pPr>
      <w:rPr>
        <w:rFonts w:hint="default" w:ascii="Courier New" w:hAnsi="Courier New" w:cs="Courier New"/>
      </w:rPr>
    </w:lvl>
    <w:lvl w:ilvl="2" w:tplc="08090005" w:tentative="1">
      <w:start w:val="1"/>
      <w:numFmt w:val="bullet"/>
      <w:lvlText w:val=""/>
      <w:lvlJc w:val="left"/>
      <w:pPr>
        <w:ind w:left="2387" w:hanging="360"/>
      </w:pPr>
      <w:rPr>
        <w:rFonts w:hint="default" w:ascii="Wingdings" w:hAnsi="Wingdings"/>
      </w:rPr>
    </w:lvl>
    <w:lvl w:ilvl="3" w:tplc="08090001" w:tentative="1">
      <w:start w:val="1"/>
      <w:numFmt w:val="bullet"/>
      <w:lvlText w:val=""/>
      <w:lvlJc w:val="left"/>
      <w:pPr>
        <w:ind w:left="3107" w:hanging="360"/>
      </w:pPr>
      <w:rPr>
        <w:rFonts w:hint="default" w:ascii="Symbol" w:hAnsi="Symbol"/>
      </w:rPr>
    </w:lvl>
    <w:lvl w:ilvl="4" w:tplc="08090003" w:tentative="1">
      <w:start w:val="1"/>
      <w:numFmt w:val="bullet"/>
      <w:lvlText w:val="o"/>
      <w:lvlJc w:val="left"/>
      <w:pPr>
        <w:ind w:left="3827" w:hanging="360"/>
      </w:pPr>
      <w:rPr>
        <w:rFonts w:hint="default" w:ascii="Courier New" w:hAnsi="Courier New" w:cs="Courier New"/>
      </w:rPr>
    </w:lvl>
    <w:lvl w:ilvl="5" w:tplc="08090005" w:tentative="1">
      <w:start w:val="1"/>
      <w:numFmt w:val="bullet"/>
      <w:lvlText w:val=""/>
      <w:lvlJc w:val="left"/>
      <w:pPr>
        <w:ind w:left="4547" w:hanging="360"/>
      </w:pPr>
      <w:rPr>
        <w:rFonts w:hint="default" w:ascii="Wingdings" w:hAnsi="Wingdings"/>
      </w:rPr>
    </w:lvl>
    <w:lvl w:ilvl="6" w:tplc="08090001" w:tentative="1">
      <w:start w:val="1"/>
      <w:numFmt w:val="bullet"/>
      <w:lvlText w:val=""/>
      <w:lvlJc w:val="left"/>
      <w:pPr>
        <w:ind w:left="5267" w:hanging="360"/>
      </w:pPr>
      <w:rPr>
        <w:rFonts w:hint="default" w:ascii="Symbol" w:hAnsi="Symbol"/>
      </w:rPr>
    </w:lvl>
    <w:lvl w:ilvl="7" w:tplc="08090003" w:tentative="1">
      <w:start w:val="1"/>
      <w:numFmt w:val="bullet"/>
      <w:lvlText w:val="o"/>
      <w:lvlJc w:val="left"/>
      <w:pPr>
        <w:ind w:left="5987" w:hanging="360"/>
      </w:pPr>
      <w:rPr>
        <w:rFonts w:hint="default" w:ascii="Courier New" w:hAnsi="Courier New" w:cs="Courier New"/>
      </w:rPr>
    </w:lvl>
    <w:lvl w:ilvl="8" w:tplc="08090005" w:tentative="1">
      <w:start w:val="1"/>
      <w:numFmt w:val="bullet"/>
      <w:lvlText w:val=""/>
      <w:lvlJc w:val="left"/>
      <w:pPr>
        <w:ind w:left="6707" w:hanging="360"/>
      </w:pPr>
      <w:rPr>
        <w:rFonts w:hint="default" w:ascii="Wingdings" w:hAnsi="Wingdings"/>
      </w:rPr>
    </w:lvl>
  </w:abstractNum>
  <w:abstractNum w:abstractNumId="12" w15:restartNumberingAfterBreak="0">
    <w:nsid w:val="61B23B83"/>
    <w:multiLevelType w:val="hybridMultilevel"/>
    <w:tmpl w:val="81563BB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64137808"/>
    <w:multiLevelType w:val="hybridMultilevel"/>
    <w:tmpl w:val="1A4C3F6E"/>
    <w:lvl w:ilvl="0" w:tplc="E4BCBB3A">
      <w:start w:val="1"/>
      <w:numFmt w:val="bullet"/>
      <w:lvlText w:val=""/>
      <w:lvlJc w:val="left"/>
      <w:pPr>
        <w:ind w:left="360" w:hanging="360"/>
      </w:pPr>
      <w:rPr>
        <w:rFonts w:hint="default" w:ascii="Symbol" w:hAnsi="Symbol"/>
      </w:rPr>
    </w:lvl>
    <w:lvl w:ilvl="1" w:tplc="4D0C13C0">
      <w:start w:val="1"/>
      <w:numFmt w:val="bullet"/>
      <w:lvlText w:val="o"/>
      <w:lvlJc w:val="left"/>
      <w:pPr>
        <w:ind w:left="1080" w:hanging="360"/>
      </w:pPr>
      <w:rPr>
        <w:rFonts w:hint="default" w:ascii="Courier New" w:hAnsi="Courier New"/>
      </w:rPr>
    </w:lvl>
    <w:lvl w:ilvl="2" w:tplc="0EB6AF80">
      <w:start w:val="1"/>
      <w:numFmt w:val="bullet"/>
      <w:lvlText w:val=""/>
      <w:lvlJc w:val="left"/>
      <w:pPr>
        <w:ind w:left="1800" w:hanging="360"/>
      </w:pPr>
      <w:rPr>
        <w:rFonts w:hint="default" w:ascii="Wingdings" w:hAnsi="Wingdings"/>
      </w:rPr>
    </w:lvl>
    <w:lvl w:ilvl="3" w:tplc="54EA2022">
      <w:start w:val="1"/>
      <w:numFmt w:val="bullet"/>
      <w:lvlText w:val=""/>
      <w:lvlJc w:val="left"/>
      <w:pPr>
        <w:ind w:left="2520" w:hanging="360"/>
      </w:pPr>
      <w:rPr>
        <w:rFonts w:hint="default" w:ascii="Symbol" w:hAnsi="Symbol"/>
      </w:rPr>
    </w:lvl>
    <w:lvl w:ilvl="4" w:tplc="FAE268B4">
      <w:start w:val="1"/>
      <w:numFmt w:val="bullet"/>
      <w:lvlText w:val="o"/>
      <w:lvlJc w:val="left"/>
      <w:pPr>
        <w:ind w:left="3240" w:hanging="360"/>
      </w:pPr>
      <w:rPr>
        <w:rFonts w:hint="default" w:ascii="Courier New" w:hAnsi="Courier New"/>
      </w:rPr>
    </w:lvl>
    <w:lvl w:ilvl="5" w:tplc="4D4E1B72">
      <w:start w:val="1"/>
      <w:numFmt w:val="bullet"/>
      <w:lvlText w:val=""/>
      <w:lvlJc w:val="left"/>
      <w:pPr>
        <w:ind w:left="3960" w:hanging="360"/>
      </w:pPr>
      <w:rPr>
        <w:rFonts w:hint="default" w:ascii="Wingdings" w:hAnsi="Wingdings"/>
      </w:rPr>
    </w:lvl>
    <w:lvl w:ilvl="6" w:tplc="61E2B20A">
      <w:start w:val="1"/>
      <w:numFmt w:val="bullet"/>
      <w:lvlText w:val=""/>
      <w:lvlJc w:val="left"/>
      <w:pPr>
        <w:ind w:left="4680" w:hanging="360"/>
      </w:pPr>
      <w:rPr>
        <w:rFonts w:hint="default" w:ascii="Symbol" w:hAnsi="Symbol"/>
      </w:rPr>
    </w:lvl>
    <w:lvl w:ilvl="7" w:tplc="BD1C6B70">
      <w:start w:val="1"/>
      <w:numFmt w:val="bullet"/>
      <w:lvlText w:val="o"/>
      <w:lvlJc w:val="left"/>
      <w:pPr>
        <w:ind w:left="5400" w:hanging="360"/>
      </w:pPr>
      <w:rPr>
        <w:rFonts w:hint="default" w:ascii="Courier New" w:hAnsi="Courier New"/>
      </w:rPr>
    </w:lvl>
    <w:lvl w:ilvl="8" w:tplc="29A02DC4">
      <w:start w:val="1"/>
      <w:numFmt w:val="bullet"/>
      <w:lvlText w:val=""/>
      <w:lvlJc w:val="left"/>
      <w:pPr>
        <w:ind w:left="6120" w:hanging="360"/>
      </w:pPr>
      <w:rPr>
        <w:rFonts w:hint="default" w:ascii="Wingdings" w:hAnsi="Wingdings"/>
      </w:rPr>
    </w:lvl>
  </w:abstractNum>
  <w:abstractNum w:abstractNumId="14" w15:restartNumberingAfterBreak="0">
    <w:nsid w:val="65646A36"/>
    <w:multiLevelType w:val="hybridMultilevel"/>
    <w:tmpl w:val="B3B4A738"/>
    <w:lvl w:ilvl="0" w:tplc="FFFFFFFF">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5" w15:restartNumberingAfterBreak="0">
    <w:nsid w:val="6A6915AE"/>
    <w:multiLevelType w:val="hybridMultilevel"/>
    <w:tmpl w:val="B0460F1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hint="default" w:ascii="Times New Roman" w:hAnsi="Times New Roman" w:cs="Times New Roman"/>
      </w:rPr>
    </w:lvl>
    <w:lvl w:ilvl="1">
      <w:start w:val="1"/>
      <w:numFmt w:val="bullet"/>
      <w:lvlText w:val=""/>
      <w:lvlJc w:val="left"/>
      <w:pPr>
        <w:tabs>
          <w:tab w:val="num" w:pos="454"/>
        </w:tabs>
        <w:ind w:left="454" w:hanging="227"/>
      </w:pPr>
      <w:rPr>
        <w:rFonts w:hint="default" w:ascii="Symbol" w:hAnsi="Symbol"/>
      </w:rPr>
    </w:lvl>
    <w:lvl w:ilvl="2">
      <w:start w:val="1"/>
      <w:numFmt w:val="bullet"/>
      <w:lvlText w:val="○"/>
      <w:lvlJc w:val="left"/>
      <w:pPr>
        <w:tabs>
          <w:tab w:val="num" w:pos="680"/>
        </w:tabs>
        <w:ind w:left="680" w:hanging="226"/>
      </w:pPr>
      <w:rPr>
        <w:rFonts w:hint="default" w:ascii="Times New Roman" w:hAnsi="Times New Roman" w:cs="Times New Roman"/>
      </w:rPr>
    </w:lvl>
    <w:lvl w:ilvl="3">
      <w:start w:val="1"/>
      <w:numFmt w:val="bullet"/>
      <w:lvlText w:val="■"/>
      <w:lvlJc w:val="left"/>
      <w:pPr>
        <w:tabs>
          <w:tab w:val="num" w:pos="907"/>
        </w:tabs>
        <w:ind w:left="907" w:hanging="227"/>
      </w:pPr>
      <w:rPr>
        <w:rFonts w:hint="default" w:ascii="Times New Roman" w:hAnsi="Times New Roman" w:cs="Times New Roman"/>
      </w:rPr>
    </w:lvl>
    <w:lvl w:ilvl="4">
      <w:start w:val="1"/>
      <w:numFmt w:val="bullet"/>
      <w:lvlText w:val="○"/>
      <w:lvlJc w:val="left"/>
      <w:pPr>
        <w:tabs>
          <w:tab w:val="num" w:pos="1134"/>
        </w:tabs>
        <w:ind w:left="1134" w:hanging="227"/>
      </w:pPr>
      <w:rPr>
        <w:rFonts w:hint="default" w:ascii="Times New Roman" w:hAnsi="Times New Roman" w:cs="Times New Roman"/>
      </w:rPr>
    </w:lvl>
    <w:lvl w:ilvl="5">
      <w:start w:val="1"/>
      <w:numFmt w:val="bullet"/>
      <w:lvlText w:val="■"/>
      <w:lvlJc w:val="left"/>
      <w:pPr>
        <w:tabs>
          <w:tab w:val="num" w:pos="1361"/>
        </w:tabs>
        <w:ind w:left="1361" w:hanging="227"/>
      </w:pPr>
      <w:rPr>
        <w:rFonts w:hint="default" w:ascii="Times New Roman" w:hAnsi="Times New Roman" w:cs="Times New Roman"/>
      </w:rPr>
    </w:lvl>
    <w:lvl w:ilvl="6">
      <w:start w:val="1"/>
      <w:numFmt w:val="bullet"/>
      <w:lvlText w:val=""/>
      <w:lvlJc w:val="left"/>
      <w:pPr>
        <w:tabs>
          <w:tab w:val="num" w:pos="1588"/>
        </w:tabs>
        <w:ind w:left="1588" w:hanging="227"/>
      </w:pPr>
      <w:rPr>
        <w:rFonts w:hint="default" w:ascii="Symbol" w:hAnsi="Symbol"/>
      </w:rPr>
    </w:lvl>
    <w:lvl w:ilvl="7">
      <w:start w:val="1"/>
      <w:numFmt w:val="bullet"/>
      <w:lvlText w:val="○"/>
      <w:lvlJc w:val="left"/>
      <w:pPr>
        <w:tabs>
          <w:tab w:val="num" w:pos="1814"/>
        </w:tabs>
        <w:ind w:left="1814" w:hanging="226"/>
      </w:pPr>
      <w:rPr>
        <w:rFonts w:hint="default" w:ascii="Times New Roman" w:hAnsi="Times New Roman" w:cs="Times New Roman"/>
      </w:rPr>
    </w:lvl>
    <w:lvl w:ilvl="8">
      <w:start w:val="1"/>
      <w:numFmt w:val="bullet"/>
      <w:lvlText w:val="■"/>
      <w:lvlJc w:val="left"/>
      <w:pPr>
        <w:tabs>
          <w:tab w:val="num" w:pos="2041"/>
        </w:tabs>
        <w:ind w:left="2041" w:hanging="227"/>
      </w:pPr>
      <w:rPr>
        <w:rFonts w:hint="default" w:ascii="Times New Roman" w:hAnsi="Times New Roman" w:cs="Times New Roman"/>
      </w:rPr>
    </w:lvl>
  </w:abstractNum>
  <w:abstractNum w:abstractNumId="17"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D404F87"/>
    <w:multiLevelType w:val="hybridMultilevel"/>
    <w:tmpl w:val="5480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D9521C8"/>
    <w:multiLevelType w:val="multilevel"/>
    <w:tmpl w:val="C0004700"/>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16cid:durableId="1502575770">
    <w:abstractNumId w:val="8"/>
  </w:num>
  <w:num w:numId="2" w16cid:durableId="1178350805">
    <w:abstractNumId w:val="13"/>
  </w:num>
  <w:num w:numId="3" w16cid:durableId="1755662718">
    <w:abstractNumId w:val="10"/>
  </w:num>
  <w:num w:numId="4" w16cid:durableId="2047371289">
    <w:abstractNumId w:val="0"/>
  </w:num>
  <w:num w:numId="5" w16cid:durableId="544829344">
    <w:abstractNumId w:val="6"/>
  </w:num>
  <w:num w:numId="6" w16cid:durableId="1930696446">
    <w:abstractNumId w:val="5"/>
  </w:num>
  <w:num w:numId="7" w16cid:durableId="519469951">
    <w:abstractNumId w:val="4"/>
  </w:num>
  <w:num w:numId="8" w16cid:durableId="188378995">
    <w:abstractNumId w:val="2"/>
  </w:num>
  <w:num w:numId="9" w16cid:durableId="1649432303">
    <w:abstractNumId w:val="2"/>
  </w:num>
  <w:num w:numId="10" w16cid:durableId="1938444565">
    <w:abstractNumId w:val="16"/>
  </w:num>
  <w:num w:numId="11" w16cid:durableId="875891909">
    <w:abstractNumId w:val="16"/>
  </w:num>
  <w:num w:numId="12" w16cid:durableId="1287929399">
    <w:abstractNumId w:val="18"/>
  </w:num>
  <w:num w:numId="13" w16cid:durableId="178088179">
    <w:abstractNumId w:val="18"/>
  </w:num>
  <w:num w:numId="14" w16cid:durableId="588543619">
    <w:abstractNumId w:val="17"/>
  </w:num>
  <w:num w:numId="15" w16cid:durableId="319389532">
    <w:abstractNumId w:val="20"/>
  </w:num>
  <w:num w:numId="16" w16cid:durableId="244609305">
    <w:abstractNumId w:val="20"/>
  </w:num>
  <w:num w:numId="17" w16cid:durableId="1568304533">
    <w:abstractNumId w:val="11"/>
  </w:num>
  <w:num w:numId="18" w16cid:durableId="278922200">
    <w:abstractNumId w:val="1"/>
  </w:num>
  <w:num w:numId="19" w16cid:durableId="531457069">
    <w:abstractNumId w:val="9"/>
  </w:num>
  <w:num w:numId="20" w16cid:durableId="1322395391">
    <w:abstractNumId w:val="12"/>
  </w:num>
  <w:num w:numId="21" w16cid:durableId="685518831">
    <w:abstractNumId w:val="7"/>
  </w:num>
  <w:num w:numId="22" w16cid:durableId="1451047533">
    <w:abstractNumId w:val="14"/>
  </w:num>
  <w:num w:numId="23" w16cid:durableId="480385273">
    <w:abstractNumId w:val="3"/>
  </w:num>
  <w:num w:numId="24" w16cid:durableId="1919554463">
    <w:abstractNumId w:val="19"/>
  </w:num>
  <w:num w:numId="25" w16cid:durableId="511072320">
    <w:abstractNumId w:val="1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e">
    <w15:presenceInfo w15:providerId="None" w15:userId="D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02132"/>
    <w:rsid w:val="00012E15"/>
    <w:rsid w:val="000741D4"/>
    <w:rsid w:val="00083BE7"/>
    <w:rsid w:val="00085250"/>
    <w:rsid w:val="0009549D"/>
    <w:rsid w:val="000A1DB8"/>
    <w:rsid w:val="000A6BE6"/>
    <w:rsid w:val="000B0DD7"/>
    <w:rsid w:val="000B20AB"/>
    <w:rsid w:val="000D1B1A"/>
    <w:rsid w:val="000D3039"/>
    <w:rsid w:val="000D61DB"/>
    <w:rsid w:val="000E71F3"/>
    <w:rsid w:val="00106C11"/>
    <w:rsid w:val="00116BC3"/>
    <w:rsid w:val="001557C1"/>
    <w:rsid w:val="0018229E"/>
    <w:rsid w:val="00184EBB"/>
    <w:rsid w:val="001A02F0"/>
    <w:rsid w:val="001D3FF9"/>
    <w:rsid w:val="001E3277"/>
    <w:rsid w:val="00201ECB"/>
    <w:rsid w:val="002106CE"/>
    <w:rsid w:val="002174C4"/>
    <w:rsid w:val="00221D1E"/>
    <w:rsid w:val="00254403"/>
    <w:rsid w:val="00261AE6"/>
    <w:rsid w:val="0027245D"/>
    <w:rsid w:val="0027686B"/>
    <w:rsid w:val="00285AB1"/>
    <w:rsid w:val="002903D8"/>
    <w:rsid w:val="002B2E2C"/>
    <w:rsid w:val="002B456C"/>
    <w:rsid w:val="002D0A2D"/>
    <w:rsid w:val="002D45F7"/>
    <w:rsid w:val="002D48C5"/>
    <w:rsid w:val="002F2C9D"/>
    <w:rsid w:val="002F2DEF"/>
    <w:rsid w:val="002F348B"/>
    <w:rsid w:val="00303FCD"/>
    <w:rsid w:val="0032230E"/>
    <w:rsid w:val="00323C45"/>
    <w:rsid w:val="0033659F"/>
    <w:rsid w:val="00340BEF"/>
    <w:rsid w:val="00353CE7"/>
    <w:rsid w:val="003643AF"/>
    <w:rsid w:val="00393B6D"/>
    <w:rsid w:val="0039416B"/>
    <w:rsid w:val="003D0241"/>
    <w:rsid w:val="003F6393"/>
    <w:rsid w:val="004121F2"/>
    <w:rsid w:val="004575EE"/>
    <w:rsid w:val="004A4FF4"/>
    <w:rsid w:val="004B456E"/>
    <w:rsid w:val="004D6ED0"/>
    <w:rsid w:val="0050770A"/>
    <w:rsid w:val="00545B13"/>
    <w:rsid w:val="005472C4"/>
    <w:rsid w:val="0056302F"/>
    <w:rsid w:val="005809FD"/>
    <w:rsid w:val="00586443"/>
    <w:rsid w:val="005A701C"/>
    <w:rsid w:val="005B7870"/>
    <w:rsid w:val="005E75D8"/>
    <w:rsid w:val="005F415F"/>
    <w:rsid w:val="005F7CE3"/>
    <w:rsid w:val="00603D30"/>
    <w:rsid w:val="00605137"/>
    <w:rsid w:val="00650B8C"/>
    <w:rsid w:val="00671D86"/>
    <w:rsid w:val="00695569"/>
    <w:rsid w:val="006B116D"/>
    <w:rsid w:val="006C43A4"/>
    <w:rsid w:val="006C53B2"/>
    <w:rsid w:val="006D5904"/>
    <w:rsid w:val="006E7886"/>
    <w:rsid w:val="006F074E"/>
    <w:rsid w:val="0070399F"/>
    <w:rsid w:val="00705275"/>
    <w:rsid w:val="00707E82"/>
    <w:rsid w:val="00712BFB"/>
    <w:rsid w:val="00716636"/>
    <w:rsid w:val="007225B3"/>
    <w:rsid w:val="007231D6"/>
    <w:rsid w:val="0073146F"/>
    <w:rsid w:val="00764CA4"/>
    <w:rsid w:val="00783AD8"/>
    <w:rsid w:val="007B6576"/>
    <w:rsid w:val="007D7B63"/>
    <w:rsid w:val="007F0400"/>
    <w:rsid w:val="007F7894"/>
    <w:rsid w:val="00840AD1"/>
    <w:rsid w:val="008511EF"/>
    <w:rsid w:val="0085443F"/>
    <w:rsid w:val="00872F18"/>
    <w:rsid w:val="0088303B"/>
    <w:rsid w:val="00891C74"/>
    <w:rsid w:val="00895981"/>
    <w:rsid w:val="0089643D"/>
    <w:rsid w:val="008B61CA"/>
    <w:rsid w:val="008C3322"/>
    <w:rsid w:val="008E66F2"/>
    <w:rsid w:val="008F2D4C"/>
    <w:rsid w:val="00902683"/>
    <w:rsid w:val="00922AE7"/>
    <w:rsid w:val="00933988"/>
    <w:rsid w:val="00937EDA"/>
    <w:rsid w:val="009454E2"/>
    <w:rsid w:val="00960CDF"/>
    <w:rsid w:val="00987AFF"/>
    <w:rsid w:val="009930E4"/>
    <w:rsid w:val="009B2539"/>
    <w:rsid w:val="009B36DB"/>
    <w:rsid w:val="009B58F0"/>
    <w:rsid w:val="009D7DF5"/>
    <w:rsid w:val="009F46F2"/>
    <w:rsid w:val="009F5CA8"/>
    <w:rsid w:val="009F7FCE"/>
    <w:rsid w:val="00A24463"/>
    <w:rsid w:val="00A267D7"/>
    <w:rsid w:val="00A31477"/>
    <w:rsid w:val="00A34EC0"/>
    <w:rsid w:val="00A36C76"/>
    <w:rsid w:val="00A403A7"/>
    <w:rsid w:val="00A43BBB"/>
    <w:rsid w:val="00AD6C98"/>
    <w:rsid w:val="00AE7E22"/>
    <w:rsid w:val="00B05C97"/>
    <w:rsid w:val="00B11AC7"/>
    <w:rsid w:val="00B23481"/>
    <w:rsid w:val="00B24C2D"/>
    <w:rsid w:val="00B25AD1"/>
    <w:rsid w:val="00B30050"/>
    <w:rsid w:val="00B30123"/>
    <w:rsid w:val="00B43177"/>
    <w:rsid w:val="00B55872"/>
    <w:rsid w:val="00B56975"/>
    <w:rsid w:val="00B854FC"/>
    <w:rsid w:val="00B8598F"/>
    <w:rsid w:val="00B9009E"/>
    <w:rsid w:val="00B93E61"/>
    <w:rsid w:val="00B94DE2"/>
    <w:rsid w:val="00BB63AB"/>
    <w:rsid w:val="00BC10DB"/>
    <w:rsid w:val="00BE1408"/>
    <w:rsid w:val="00BE67D6"/>
    <w:rsid w:val="00C20A27"/>
    <w:rsid w:val="00C3173F"/>
    <w:rsid w:val="00C76DF7"/>
    <w:rsid w:val="00CA0F92"/>
    <w:rsid w:val="00CA1D9A"/>
    <w:rsid w:val="00CB419D"/>
    <w:rsid w:val="00CC05D1"/>
    <w:rsid w:val="00CE53B0"/>
    <w:rsid w:val="00CF01E5"/>
    <w:rsid w:val="00CF49ED"/>
    <w:rsid w:val="00D265E4"/>
    <w:rsid w:val="00D317FA"/>
    <w:rsid w:val="00D33E34"/>
    <w:rsid w:val="00D3590D"/>
    <w:rsid w:val="00D5332C"/>
    <w:rsid w:val="00D57E63"/>
    <w:rsid w:val="00D74D66"/>
    <w:rsid w:val="00D78F40"/>
    <w:rsid w:val="00DA22AC"/>
    <w:rsid w:val="00DB7557"/>
    <w:rsid w:val="00DC2CA9"/>
    <w:rsid w:val="00DD65BC"/>
    <w:rsid w:val="00DE2D0F"/>
    <w:rsid w:val="00E0700E"/>
    <w:rsid w:val="00E17A91"/>
    <w:rsid w:val="00E327C2"/>
    <w:rsid w:val="00E457DB"/>
    <w:rsid w:val="00E51E20"/>
    <w:rsid w:val="00E603C7"/>
    <w:rsid w:val="00E8751C"/>
    <w:rsid w:val="00E978CD"/>
    <w:rsid w:val="00EE78D7"/>
    <w:rsid w:val="00EF7DCA"/>
    <w:rsid w:val="00F16BCC"/>
    <w:rsid w:val="00F16EF8"/>
    <w:rsid w:val="00F2310D"/>
    <w:rsid w:val="00F3178A"/>
    <w:rsid w:val="00F321B4"/>
    <w:rsid w:val="00F77424"/>
    <w:rsid w:val="00FA1FB3"/>
    <w:rsid w:val="00FB116D"/>
    <w:rsid w:val="00FB3482"/>
    <w:rsid w:val="00FF1737"/>
    <w:rsid w:val="015796EA"/>
    <w:rsid w:val="019FC240"/>
    <w:rsid w:val="02430E2B"/>
    <w:rsid w:val="02436C57"/>
    <w:rsid w:val="026AE729"/>
    <w:rsid w:val="029FD231"/>
    <w:rsid w:val="02EA670E"/>
    <w:rsid w:val="03DF3CB8"/>
    <w:rsid w:val="04A10A68"/>
    <w:rsid w:val="05F65043"/>
    <w:rsid w:val="06024212"/>
    <w:rsid w:val="06AE72CD"/>
    <w:rsid w:val="06DD37AD"/>
    <w:rsid w:val="07196255"/>
    <w:rsid w:val="072DA867"/>
    <w:rsid w:val="08717B87"/>
    <w:rsid w:val="08A69F66"/>
    <w:rsid w:val="08B3199B"/>
    <w:rsid w:val="08E2A125"/>
    <w:rsid w:val="0929688B"/>
    <w:rsid w:val="092A3493"/>
    <w:rsid w:val="0989901F"/>
    <w:rsid w:val="09D17612"/>
    <w:rsid w:val="09FD7584"/>
    <w:rsid w:val="0B01464F"/>
    <w:rsid w:val="0B5F3711"/>
    <w:rsid w:val="0BF8D267"/>
    <w:rsid w:val="0D81FE0F"/>
    <w:rsid w:val="0E602BBE"/>
    <w:rsid w:val="0EA15CC3"/>
    <w:rsid w:val="0F1DCE70"/>
    <w:rsid w:val="0F275D20"/>
    <w:rsid w:val="0F38BA4C"/>
    <w:rsid w:val="0F8FFBFB"/>
    <w:rsid w:val="0FC64F13"/>
    <w:rsid w:val="0FD4B772"/>
    <w:rsid w:val="1062CCE4"/>
    <w:rsid w:val="11575F76"/>
    <w:rsid w:val="11621F74"/>
    <w:rsid w:val="11BBA4E5"/>
    <w:rsid w:val="11D8FD85"/>
    <w:rsid w:val="124067C4"/>
    <w:rsid w:val="12590341"/>
    <w:rsid w:val="125EFDE2"/>
    <w:rsid w:val="13104B51"/>
    <w:rsid w:val="13577546"/>
    <w:rsid w:val="14522987"/>
    <w:rsid w:val="1499E21B"/>
    <w:rsid w:val="159893E7"/>
    <w:rsid w:val="15A7FBD0"/>
    <w:rsid w:val="15E56EB2"/>
    <w:rsid w:val="15EDF9E8"/>
    <w:rsid w:val="16827411"/>
    <w:rsid w:val="168F1608"/>
    <w:rsid w:val="1728E055"/>
    <w:rsid w:val="178B5F9F"/>
    <w:rsid w:val="17A35CE6"/>
    <w:rsid w:val="17E3BC74"/>
    <w:rsid w:val="1814B5C2"/>
    <w:rsid w:val="183F2784"/>
    <w:rsid w:val="186DCE82"/>
    <w:rsid w:val="18E78A18"/>
    <w:rsid w:val="19DAF7E5"/>
    <w:rsid w:val="19E6D4D5"/>
    <w:rsid w:val="1A7A4E7F"/>
    <w:rsid w:val="1A7B6CF3"/>
    <w:rsid w:val="1A835A79"/>
    <w:rsid w:val="1BA56F44"/>
    <w:rsid w:val="1C05E028"/>
    <w:rsid w:val="1C691DCE"/>
    <w:rsid w:val="1C9A5153"/>
    <w:rsid w:val="1CA9452C"/>
    <w:rsid w:val="1D239DB2"/>
    <w:rsid w:val="1DBAFB3B"/>
    <w:rsid w:val="1DDFE370"/>
    <w:rsid w:val="1E13C980"/>
    <w:rsid w:val="1E7E2796"/>
    <w:rsid w:val="1F56CB9C"/>
    <w:rsid w:val="1F74A068"/>
    <w:rsid w:val="201A10C3"/>
    <w:rsid w:val="205B3E74"/>
    <w:rsid w:val="20C2A8B3"/>
    <w:rsid w:val="214B6A42"/>
    <w:rsid w:val="220AE3FA"/>
    <w:rsid w:val="22495182"/>
    <w:rsid w:val="22BF36F5"/>
    <w:rsid w:val="2421F59C"/>
    <w:rsid w:val="244F24F4"/>
    <w:rsid w:val="248312FB"/>
    <w:rsid w:val="2557D42B"/>
    <w:rsid w:val="25C60D20"/>
    <w:rsid w:val="2630E87C"/>
    <w:rsid w:val="2734B756"/>
    <w:rsid w:val="2761DD81"/>
    <w:rsid w:val="282522A8"/>
    <w:rsid w:val="28C999A9"/>
    <w:rsid w:val="29C0F309"/>
    <w:rsid w:val="29E864DB"/>
    <w:rsid w:val="2B4E753C"/>
    <w:rsid w:val="2BF9C01A"/>
    <w:rsid w:val="2C0AC91B"/>
    <w:rsid w:val="2C12E12D"/>
    <w:rsid w:val="2CF91E4D"/>
    <w:rsid w:val="2D68B77F"/>
    <w:rsid w:val="2DA6AE0F"/>
    <w:rsid w:val="2DFD9195"/>
    <w:rsid w:val="2E197BC1"/>
    <w:rsid w:val="2E5BF145"/>
    <w:rsid w:val="2E6FB7DC"/>
    <w:rsid w:val="2EC0BFE1"/>
    <w:rsid w:val="2F0487E0"/>
    <w:rsid w:val="2F06417C"/>
    <w:rsid w:val="2F3182C1"/>
    <w:rsid w:val="30186542"/>
    <w:rsid w:val="30380947"/>
    <w:rsid w:val="318171D0"/>
    <w:rsid w:val="31F3397E"/>
    <w:rsid w:val="32D0C833"/>
    <w:rsid w:val="339FA82E"/>
    <w:rsid w:val="340C4C50"/>
    <w:rsid w:val="3605AACE"/>
    <w:rsid w:val="364EF7DB"/>
    <w:rsid w:val="372D3B75"/>
    <w:rsid w:val="37CAB14B"/>
    <w:rsid w:val="37D8E04B"/>
    <w:rsid w:val="37DA8984"/>
    <w:rsid w:val="38C90BD6"/>
    <w:rsid w:val="38F7ECD3"/>
    <w:rsid w:val="393D4B90"/>
    <w:rsid w:val="396681AC"/>
    <w:rsid w:val="39C03FCD"/>
    <w:rsid w:val="3A685349"/>
    <w:rsid w:val="3A8711C7"/>
    <w:rsid w:val="3AB1B169"/>
    <w:rsid w:val="3B02520D"/>
    <w:rsid w:val="3B59BED7"/>
    <w:rsid w:val="3B5E454F"/>
    <w:rsid w:val="3B851BCC"/>
    <w:rsid w:val="3BE30AE8"/>
    <w:rsid w:val="3C7E3A9E"/>
    <w:rsid w:val="3CA284A0"/>
    <w:rsid w:val="3CBDA57E"/>
    <w:rsid w:val="3D09344A"/>
    <w:rsid w:val="3D2D6217"/>
    <w:rsid w:val="3D715CE4"/>
    <w:rsid w:val="3E0D273C"/>
    <w:rsid w:val="3E3E5501"/>
    <w:rsid w:val="3FDDE408"/>
    <w:rsid w:val="401C6555"/>
    <w:rsid w:val="40E83319"/>
    <w:rsid w:val="41247B6E"/>
    <w:rsid w:val="41457062"/>
    <w:rsid w:val="416250F8"/>
    <w:rsid w:val="4175F5C3"/>
    <w:rsid w:val="41D0EA8D"/>
    <w:rsid w:val="42E0985F"/>
    <w:rsid w:val="43E72F02"/>
    <w:rsid w:val="441C166E"/>
    <w:rsid w:val="44A99D5A"/>
    <w:rsid w:val="44CC1162"/>
    <w:rsid w:val="45088EA3"/>
    <w:rsid w:val="45311EE9"/>
    <w:rsid w:val="455DF4A4"/>
    <w:rsid w:val="45F46410"/>
    <w:rsid w:val="45FC38CA"/>
    <w:rsid w:val="46183921"/>
    <w:rsid w:val="461C6964"/>
    <w:rsid w:val="462FFF9E"/>
    <w:rsid w:val="463A0B57"/>
    <w:rsid w:val="46A269C1"/>
    <w:rsid w:val="46A7E785"/>
    <w:rsid w:val="46CDAE59"/>
    <w:rsid w:val="46E065D3"/>
    <w:rsid w:val="470B9754"/>
    <w:rsid w:val="470FEF31"/>
    <w:rsid w:val="4784B07E"/>
    <w:rsid w:val="4798092B"/>
    <w:rsid w:val="47DA1FC3"/>
    <w:rsid w:val="48BAA025"/>
    <w:rsid w:val="49435A41"/>
    <w:rsid w:val="49562D81"/>
    <w:rsid w:val="495B5CE0"/>
    <w:rsid w:val="49BDF940"/>
    <w:rsid w:val="49DA0A83"/>
    <w:rsid w:val="4A04051A"/>
    <w:rsid w:val="4A8CADF0"/>
    <w:rsid w:val="4ACFA9ED"/>
    <w:rsid w:val="4B24C58F"/>
    <w:rsid w:val="4B9F41F9"/>
    <w:rsid w:val="4BC9DA51"/>
    <w:rsid w:val="4C0C38CA"/>
    <w:rsid w:val="4C5821A1"/>
    <w:rsid w:val="4C7CCB93"/>
    <w:rsid w:val="4CD3C948"/>
    <w:rsid w:val="4DCCAEFB"/>
    <w:rsid w:val="4E074AAF"/>
    <w:rsid w:val="4E77872F"/>
    <w:rsid w:val="4EAD7BA6"/>
    <w:rsid w:val="4ED345FA"/>
    <w:rsid w:val="4ED61128"/>
    <w:rsid w:val="4F3E8250"/>
    <w:rsid w:val="509D4B74"/>
    <w:rsid w:val="50A0A74B"/>
    <w:rsid w:val="510D997C"/>
    <w:rsid w:val="51A73A6B"/>
    <w:rsid w:val="5360AC7C"/>
    <w:rsid w:val="536FF0A1"/>
    <w:rsid w:val="53E6547D"/>
    <w:rsid w:val="543A27BE"/>
    <w:rsid w:val="5472ABD4"/>
    <w:rsid w:val="54860CE8"/>
    <w:rsid w:val="54DD4E97"/>
    <w:rsid w:val="54E6C8B3"/>
    <w:rsid w:val="54FC7CDD"/>
    <w:rsid w:val="5513A1AF"/>
    <w:rsid w:val="552CC2C2"/>
    <w:rsid w:val="5549520F"/>
    <w:rsid w:val="56562493"/>
    <w:rsid w:val="56829914"/>
    <w:rsid w:val="57257F5D"/>
    <w:rsid w:val="57A2C1CE"/>
    <w:rsid w:val="57AA16E1"/>
    <w:rsid w:val="57EA203A"/>
    <w:rsid w:val="58034897"/>
    <w:rsid w:val="5859AAD0"/>
    <w:rsid w:val="58646384"/>
    <w:rsid w:val="58D19375"/>
    <w:rsid w:val="5A79486C"/>
    <w:rsid w:val="5AAEC9F1"/>
    <w:rsid w:val="5B441ED9"/>
    <w:rsid w:val="5B782335"/>
    <w:rsid w:val="5B7C1652"/>
    <w:rsid w:val="5D1BF10D"/>
    <w:rsid w:val="5E8DAAF9"/>
    <w:rsid w:val="5EB3B714"/>
    <w:rsid w:val="5FB76263"/>
    <w:rsid w:val="5FB957A6"/>
    <w:rsid w:val="5FF5954A"/>
    <w:rsid w:val="60297B5A"/>
    <w:rsid w:val="60B37688"/>
    <w:rsid w:val="60B62D65"/>
    <w:rsid w:val="61CE9BAD"/>
    <w:rsid w:val="637541D1"/>
    <w:rsid w:val="637EBDCC"/>
    <w:rsid w:val="63B82185"/>
    <w:rsid w:val="642A62A2"/>
    <w:rsid w:val="643BB6B2"/>
    <w:rsid w:val="64681C79"/>
    <w:rsid w:val="64742AEE"/>
    <w:rsid w:val="6496AF4F"/>
    <w:rsid w:val="65CC3350"/>
    <w:rsid w:val="65D78713"/>
    <w:rsid w:val="6636E29F"/>
    <w:rsid w:val="663E8068"/>
    <w:rsid w:val="66CBB5AE"/>
    <w:rsid w:val="66E5D4CF"/>
    <w:rsid w:val="66EFC247"/>
    <w:rsid w:val="66FF345D"/>
    <w:rsid w:val="67583696"/>
    <w:rsid w:val="67620364"/>
    <w:rsid w:val="677713E6"/>
    <w:rsid w:val="67DACEA9"/>
    <w:rsid w:val="68107636"/>
    <w:rsid w:val="683300A9"/>
    <w:rsid w:val="685A995A"/>
    <w:rsid w:val="689B04BE"/>
    <w:rsid w:val="69093629"/>
    <w:rsid w:val="6912E447"/>
    <w:rsid w:val="69451C4C"/>
    <w:rsid w:val="69769F0A"/>
    <w:rsid w:val="6A8B7526"/>
    <w:rsid w:val="6B126F6B"/>
    <w:rsid w:val="6B6C2E01"/>
    <w:rsid w:val="6B7B383B"/>
    <w:rsid w:val="6C0D2029"/>
    <w:rsid w:val="6C5D1439"/>
    <w:rsid w:val="6CC8F91F"/>
    <w:rsid w:val="6D07FE62"/>
    <w:rsid w:val="6D0DF9B0"/>
    <w:rsid w:val="6D8FF5A8"/>
    <w:rsid w:val="6E525591"/>
    <w:rsid w:val="6EA3CEC3"/>
    <w:rsid w:val="6EA3F1F8"/>
    <w:rsid w:val="6ED1C864"/>
    <w:rsid w:val="6F94B4FB"/>
    <w:rsid w:val="6FC46368"/>
    <w:rsid w:val="70892C79"/>
    <w:rsid w:val="711A39BA"/>
    <w:rsid w:val="7160DCCF"/>
    <w:rsid w:val="718A817C"/>
    <w:rsid w:val="729773F7"/>
    <w:rsid w:val="72D82319"/>
    <w:rsid w:val="72F00618"/>
    <w:rsid w:val="74539418"/>
    <w:rsid w:val="754109E8"/>
    <w:rsid w:val="75466A97"/>
    <w:rsid w:val="75F85DC9"/>
    <w:rsid w:val="7682E81E"/>
    <w:rsid w:val="76DCDA49"/>
    <w:rsid w:val="77002BD9"/>
    <w:rsid w:val="77353F15"/>
    <w:rsid w:val="77AB943C"/>
    <w:rsid w:val="77D07344"/>
    <w:rsid w:val="7878AAAA"/>
    <w:rsid w:val="78C96F0A"/>
    <w:rsid w:val="78D318A0"/>
    <w:rsid w:val="79EE9225"/>
    <w:rsid w:val="7A4F0309"/>
    <w:rsid w:val="7A860AD5"/>
    <w:rsid w:val="7AB66022"/>
    <w:rsid w:val="7AFEFDFD"/>
    <w:rsid w:val="7BD42AD2"/>
    <w:rsid w:val="7C290651"/>
    <w:rsid w:val="7CAF20DF"/>
    <w:rsid w:val="7D6F70B1"/>
    <w:rsid w:val="7DDF9465"/>
    <w:rsid w:val="7E13E7B2"/>
    <w:rsid w:val="7E5F3441"/>
    <w:rsid w:val="7E9DC90A"/>
    <w:rsid w:val="7FBB3C06"/>
    <w:rsid w:val="7FC25CCC"/>
    <w:rsid w:val="7FCD9944"/>
    <w:rsid w:val="7FE3CC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34C962"/>
  <w15:docId w15:val="{B6EB380D-AAC4-4F17-83D7-9A0B91EE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27245D"/>
    <w:pPr>
      <w:spacing w:line="240" w:lineRule="auto"/>
    </w:pPr>
    <w:rPr>
      <w:sz w:val="24"/>
      <w:szCs w:val="24"/>
      <w:lang w:val="en-AU" w:eastAsia="en-GB"/>
    </w:rPr>
  </w:style>
  <w:style w:type="paragraph" w:styleId="Heading10">
    <w:name w:val="heading 1"/>
    <w:basedOn w:val="Normal"/>
    <w:next w:val="p1a"/>
    <w:semiHidden/>
    <w:unhideWhenUsed/>
    <w:qFormat/>
    <w:pPr>
      <w:keepNext/>
      <w:keepLines/>
      <w:suppressAutoHyphens/>
      <w:overflowPunct w:val="0"/>
      <w:autoSpaceDE w:val="0"/>
      <w:autoSpaceDN w:val="0"/>
      <w:adjustRightInd w:val="0"/>
      <w:spacing w:before="360" w:after="240" w:line="300" w:lineRule="atLeast"/>
      <w:ind w:left="567" w:hanging="567"/>
      <w:textAlignment w:val="baseline"/>
      <w:outlineLvl w:val="0"/>
    </w:pPr>
    <w:rPr>
      <w:b/>
      <w:szCs w:val="20"/>
      <w:lang w:val="en-US" w:eastAsia="en-US"/>
    </w:rPr>
  </w:style>
  <w:style w:type="paragraph" w:styleId="Heading20">
    <w:name w:val="heading 2"/>
    <w:basedOn w:val="Normal"/>
    <w:next w:val="p1a"/>
    <w:semiHidden/>
    <w:unhideWhenUsed/>
    <w:qFormat/>
    <w:pPr>
      <w:keepNext/>
      <w:keepLines/>
      <w:suppressAutoHyphens/>
      <w:spacing w:before="360" w:after="160"/>
      <w:ind w:left="567" w:hanging="567"/>
      <w:outlineLvl w:val="1"/>
    </w:pPr>
    <w:rPr>
      <w:b/>
    </w:rPr>
  </w:style>
  <w:style w:type="paragraph" w:styleId="Heading3">
    <w:name w:val="heading 3"/>
    <w:basedOn w:val="Normal"/>
    <w:next w:val="Normal"/>
    <w:qFormat/>
    <w:pPr>
      <w:overflowPunct w:val="0"/>
      <w:autoSpaceDE w:val="0"/>
      <w:autoSpaceDN w:val="0"/>
      <w:adjustRightInd w:val="0"/>
      <w:spacing w:before="360" w:line="240" w:lineRule="atLeast"/>
      <w:jc w:val="both"/>
      <w:textAlignment w:val="baseline"/>
      <w:outlineLvl w:val="2"/>
    </w:pPr>
    <w:rPr>
      <w:sz w:val="20"/>
      <w:szCs w:val="20"/>
      <w:lang w:val="en-US" w:eastAsia="en-US"/>
    </w:rPr>
  </w:style>
  <w:style w:type="paragraph" w:styleId="Heading4">
    <w:name w:val="heading 4"/>
    <w:basedOn w:val="Normal"/>
    <w:next w:val="Normal"/>
    <w:qFormat/>
    <w:pPr>
      <w:overflowPunct w:val="0"/>
      <w:autoSpaceDE w:val="0"/>
      <w:autoSpaceDN w:val="0"/>
      <w:adjustRightInd w:val="0"/>
      <w:spacing w:before="240" w:line="240" w:lineRule="atLeast"/>
      <w:jc w:val="both"/>
      <w:textAlignment w:val="baseline"/>
      <w:outlineLvl w:val="3"/>
    </w:pPr>
    <w:rPr>
      <w:sz w:val="20"/>
      <w:szCs w:val="20"/>
      <w:lang w:val="en-US"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basedOn w:val="Normal"/>
    <w:pPr>
      <w:overflowPunct w:val="0"/>
      <w:autoSpaceDE w:val="0"/>
      <w:autoSpaceDN w:val="0"/>
      <w:adjustRightInd w:val="0"/>
      <w:spacing w:before="600" w:after="360" w:line="220" w:lineRule="atLeast"/>
      <w:ind w:left="567" w:right="567" w:firstLine="227"/>
      <w:contextualSpacing/>
      <w:jc w:val="both"/>
      <w:textAlignment w:val="baseline"/>
    </w:pPr>
    <w:rPr>
      <w:sz w:val="18"/>
      <w:szCs w:val="20"/>
      <w:lang w:val="en-US" w:eastAsia="en-US"/>
    </w:rPr>
  </w:style>
  <w:style w:type="paragraph" w:styleId="address" w:customStyle="1">
    <w:name w:val="address"/>
    <w:basedOn w:val="Normal"/>
    <w:pPr>
      <w:overflowPunct w:val="0"/>
      <w:autoSpaceDE w:val="0"/>
      <w:autoSpaceDN w:val="0"/>
      <w:adjustRightInd w:val="0"/>
      <w:spacing w:after="200" w:line="220" w:lineRule="atLeast"/>
      <w:contextualSpacing/>
      <w:jc w:val="center"/>
      <w:textAlignment w:val="baseline"/>
    </w:pPr>
    <w:rPr>
      <w:sz w:val="18"/>
      <w:szCs w:val="20"/>
      <w:lang w:val="en-US" w:eastAsia="en-US"/>
    </w:rPr>
  </w:style>
  <w:style w:type="numbering" w:styleId="arabnumitem" w:customStyle="1">
    <w:name w:val="arabnumitem"/>
    <w:basedOn w:val="NoList"/>
    <w:pPr>
      <w:numPr>
        <w:numId w:val="12"/>
      </w:numPr>
    </w:pPr>
  </w:style>
  <w:style w:type="paragraph" w:styleId="author" w:customStyle="1">
    <w:name w:val="author"/>
    <w:basedOn w:val="Normal"/>
    <w:next w:val="address"/>
    <w:pPr>
      <w:overflowPunct w:val="0"/>
      <w:autoSpaceDE w:val="0"/>
      <w:autoSpaceDN w:val="0"/>
      <w:adjustRightInd w:val="0"/>
      <w:spacing w:after="200" w:line="220" w:lineRule="atLeast"/>
      <w:jc w:val="center"/>
      <w:textAlignment w:val="baseline"/>
    </w:pPr>
    <w:rPr>
      <w:sz w:val="20"/>
      <w:szCs w:val="20"/>
      <w:lang w:val="en-US" w:eastAsia="en-US"/>
    </w:rPr>
  </w:style>
  <w:style w:type="paragraph" w:styleId="bulletitem" w:customStyle="1">
    <w:name w:val="bulletitem"/>
    <w:basedOn w:val="Normal"/>
    <w:pPr>
      <w:numPr>
        <w:numId w:val="9"/>
      </w:numPr>
      <w:overflowPunct w:val="0"/>
      <w:autoSpaceDE w:val="0"/>
      <w:autoSpaceDN w:val="0"/>
      <w:adjustRightInd w:val="0"/>
      <w:spacing w:before="160" w:after="160" w:line="240" w:lineRule="atLeast"/>
      <w:contextualSpacing/>
      <w:jc w:val="both"/>
      <w:textAlignment w:val="baseline"/>
    </w:pPr>
    <w:rPr>
      <w:sz w:val="20"/>
      <w:szCs w:val="20"/>
      <w:lang w:val="en-US" w:eastAsia="en-US"/>
    </w:rPr>
  </w:style>
  <w:style w:type="paragraph" w:styleId="dashitem" w:customStyle="1">
    <w:name w:val="dashitem"/>
    <w:basedOn w:val="Normal"/>
    <w:pPr>
      <w:numPr>
        <w:numId w:val="11"/>
      </w:numPr>
      <w:overflowPunct w:val="0"/>
      <w:autoSpaceDE w:val="0"/>
      <w:autoSpaceDN w:val="0"/>
      <w:adjustRightInd w:val="0"/>
      <w:spacing w:before="160" w:after="160" w:line="240" w:lineRule="atLeast"/>
      <w:contextualSpacing/>
      <w:jc w:val="both"/>
      <w:textAlignment w:val="baseline"/>
    </w:pPr>
    <w:rPr>
      <w:sz w:val="20"/>
      <w:szCs w:val="20"/>
      <w:lang w:val="en-US" w:eastAsia="en-US"/>
    </w:rPr>
  </w:style>
  <w:style w:type="character" w:styleId="e-mail" w:customStyle="1">
    <w:name w:val="e-mail"/>
    <w:basedOn w:val="DefaultParagraphFont"/>
    <w:rPr>
      <w:rFonts w:ascii="Courier" w:hAnsi="Courier"/>
      <w:noProof/>
    </w:rPr>
  </w:style>
  <w:style w:type="paragraph" w:styleId="equation" w:customStyle="1">
    <w:name w:val="equation"/>
    <w:basedOn w:val="Normal"/>
    <w:next w:val="Normal"/>
    <w:pPr>
      <w:tabs>
        <w:tab w:val="center" w:pos="3289"/>
        <w:tab w:val="right" w:pos="6917"/>
      </w:tabs>
      <w:overflowPunct w:val="0"/>
      <w:autoSpaceDE w:val="0"/>
      <w:autoSpaceDN w:val="0"/>
      <w:adjustRightInd w:val="0"/>
      <w:spacing w:before="160" w:after="160" w:line="240" w:lineRule="atLeast"/>
      <w:jc w:val="both"/>
      <w:textAlignment w:val="baseline"/>
    </w:pPr>
    <w:rPr>
      <w:sz w:val="20"/>
      <w:szCs w:val="20"/>
      <w:lang w:val="en-US" w:eastAsia="en-US"/>
    </w:rPr>
  </w:style>
  <w:style w:type="paragraph" w:styleId="figurecaption" w:customStyle="1">
    <w:name w:val="figurecaption"/>
    <w:basedOn w:val="Normal"/>
    <w:next w:val="Normal"/>
    <w:pPr>
      <w:keepLines/>
      <w:overflowPunct w:val="0"/>
      <w:autoSpaceDE w:val="0"/>
      <w:autoSpaceDN w:val="0"/>
      <w:adjustRightInd w:val="0"/>
      <w:spacing w:before="120" w:after="240" w:line="220" w:lineRule="atLeast"/>
      <w:jc w:val="center"/>
      <w:textAlignment w:val="baseline"/>
    </w:pPr>
    <w:rPr>
      <w:sz w:val="18"/>
      <w:szCs w:val="20"/>
      <w:lang w:val="en-US" w:eastAsia="en-US"/>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styleId="heading1" w:customStyle="1">
    <w:name w:val="heading1"/>
    <w:basedOn w:val="Normal"/>
    <w:next w:val="p1a"/>
    <w:qFormat/>
    <w:pPr>
      <w:keepNext/>
      <w:keepLines/>
      <w:numPr>
        <w:numId w:val="14"/>
      </w:numPr>
      <w:suppressAutoHyphens/>
      <w:overflowPunct w:val="0"/>
      <w:autoSpaceDE w:val="0"/>
      <w:autoSpaceDN w:val="0"/>
      <w:adjustRightInd w:val="0"/>
      <w:spacing w:before="360" w:after="240" w:line="300" w:lineRule="atLeast"/>
      <w:textAlignment w:val="baseline"/>
      <w:outlineLvl w:val="0"/>
    </w:pPr>
    <w:rPr>
      <w:b/>
      <w:szCs w:val="20"/>
      <w:lang w:val="en-US" w:eastAsia="en-US"/>
    </w:rPr>
  </w:style>
  <w:style w:type="paragraph" w:styleId="heading2" w:customStyle="1">
    <w:name w:val="heading2"/>
    <w:basedOn w:val="Normal"/>
    <w:next w:val="p1a"/>
    <w:qFormat/>
    <w:pPr>
      <w:keepNext/>
      <w:keepLines/>
      <w:numPr>
        <w:ilvl w:val="1"/>
        <w:numId w:val="14"/>
      </w:numPr>
      <w:suppressAutoHyphens/>
      <w:overflowPunct w:val="0"/>
      <w:autoSpaceDE w:val="0"/>
      <w:autoSpaceDN w:val="0"/>
      <w:adjustRightInd w:val="0"/>
      <w:spacing w:before="360" w:after="160" w:line="240" w:lineRule="atLeast"/>
      <w:textAlignment w:val="baseline"/>
      <w:outlineLvl w:val="1"/>
    </w:pPr>
    <w:rPr>
      <w:b/>
      <w:sz w:val="20"/>
      <w:szCs w:val="20"/>
      <w:lang w:val="en-US" w:eastAsia="en-US"/>
    </w:rPr>
  </w:style>
  <w:style w:type="character" w:styleId="heading30" w:customStyle="1">
    <w:name w:val="heading3"/>
    <w:basedOn w:val="DefaultParagraphFont"/>
    <w:rPr>
      <w:b/>
    </w:rPr>
  </w:style>
  <w:style w:type="character" w:styleId="heading40" w:customStyle="1">
    <w:name w:val="heading4"/>
    <w:basedOn w:val="DefaultParagraphFont"/>
    <w:rPr>
      <w:i/>
    </w:rPr>
  </w:style>
  <w:style w:type="numbering" w:styleId="headings" w:customStyle="1">
    <w:name w:val="headings"/>
    <w:basedOn w:val="arabnumitem"/>
    <w:pPr>
      <w:numPr>
        <w:numId w:val="14"/>
      </w:numPr>
    </w:pPr>
  </w:style>
  <w:style w:type="character" w:styleId="Hyperlink">
    <w:name w:val="Hyperlink"/>
    <w:basedOn w:val="DefaultParagraphFont"/>
    <w:unhideWhenUsed/>
    <w:rPr>
      <w:color w:val="auto"/>
      <w:u w:val="none"/>
    </w:rPr>
  </w:style>
  <w:style w:type="paragraph" w:styleId="image" w:customStyle="1">
    <w:name w:val="image"/>
    <w:basedOn w:val="Normal"/>
    <w:next w:val="Normal"/>
    <w:pPr>
      <w:overflowPunct w:val="0"/>
      <w:autoSpaceDE w:val="0"/>
      <w:autoSpaceDN w:val="0"/>
      <w:adjustRightInd w:val="0"/>
      <w:spacing w:before="240" w:after="120" w:line="240" w:lineRule="atLeast"/>
      <w:jc w:val="center"/>
      <w:textAlignment w:val="baseline"/>
    </w:pPr>
    <w:rPr>
      <w:sz w:val="20"/>
      <w:szCs w:val="20"/>
      <w:lang w:val="en-US" w:eastAsia="en-US"/>
    </w:rPr>
  </w:style>
  <w:style w:type="numbering" w:styleId="itemization1" w:customStyle="1">
    <w:name w:val="itemization1"/>
    <w:basedOn w:val="NoList"/>
    <w:pPr>
      <w:numPr>
        <w:numId w:val="8"/>
      </w:numPr>
    </w:pPr>
  </w:style>
  <w:style w:type="numbering" w:styleId="itemization2" w:customStyle="1">
    <w:name w:val="itemization2"/>
    <w:basedOn w:val="NoList"/>
    <w:pPr>
      <w:numPr>
        <w:numId w:val="10"/>
      </w:numPr>
    </w:pPr>
  </w:style>
  <w:style w:type="paragraph" w:styleId="keywords" w:customStyle="1">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overflowPunct w:val="0"/>
      <w:autoSpaceDE w:val="0"/>
      <w:autoSpaceDN w:val="0"/>
      <w:adjustRightInd w:val="0"/>
      <w:spacing w:line="240" w:lineRule="atLeast"/>
      <w:jc w:val="both"/>
      <w:textAlignment w:val="baseline"/>
    </w:pPr>
    <w:rPr>
      <w:sz w:val="18"/>
      <w:szCs w:val="18"/>
      <w:lang w:val="en-US" w:eastAsia="en-US"/>
    </w:rPr>
  </w:style>
  <w:style w:type="paragraph" w:styleId="numitem" w:customStyle="1">
    <w:name w:val="numitem"/>
    <w:basedOn w:val="Normal"/>
    <w:pPr>
      <w:numPr>
        <w:numId w:val="13"/>
      </w:numPr>
      <w:overflowPunct w:val="0"/>
      <w:autoSpaceDE w:val="0"/>
      <w:autoSpaceDN w:val="0"/>
      <w:adjustRightInd w:val="0"/>
      <w:spacing w:before="160" w:after="160" w:line="240" w:lineRule="atLeast"/>
      <w:contextualSpacing/>
      <w:jc w:val="both"/>
      <w:textAlignment w:val="baseline"/>
    </w:pPr>
    <w:rPr>
      <w:sz w:val="20"/>
      <w:szCs w:val="20"/>
      <w:lang w:val="en-US" w:eastAsia="en-US"/>
    </w:rPr>
  </w:style>
  <w:style w:type="paragraph" w:styleId="p1a" w:customStyle="1">
    <w:name w:val="p1a"/>
    <w:basedOn w:val="Normal"/>
    <w:next w:val="Normal"/>
    <w:pPr>
      <w:overflowPunct w:val="0"/>
      <w:autoSpaceDE w:val="0"/>
      <w:autoSpaceDN w:val="0"/>
      <w:adjustRightInd w:val="0"/>
      <w:spacing w:line="240" w:lineRule="atLeast"/>
      <w:jc w:val="both"/>
      <w:textAlignment w:val="baseline"/>
    </w:pPr>
    <w:rPr>
      <w:sz w:val="20"/>
      <w:szCs w:val="20"/>
      <w:lang w:val="en-US" w:eastAsia="en-US"/>
    </w:rPr>
  </w:style>
  <w:style w:type="paragraph" w:styleId="programcode" w:customStyle="1">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textAlignment w:val="baseline"/>
    </w:pPr>
    <w:rPr>
      <w:rFonts w:ascii="Courier" w:hAnsi="Courier"/>
      <w:sz w:val="20"/>
      <w:szCs w:val="20"/>
      <w:lang w:val="en-US" w:eastAsia="en-US"/>
    </w:rPr>
  </w:style>
  <w:style w:type="paragraph" w:styleId="referenceitem" w:customStyle="1">
    <w:name w:val="referenceitem"/>
    <w:basedOn w:val="Normal"/>
    <w:rsid w:val="000741D4"/>
    <w:pPr>
      <w:numPr>
        <w:numId w:val="16"/>
      </w:numPr>
      <w:overflowPunct w:val="0"/>
      <w:autoSpaceDE w:val="0"/>
      <w:autoSpaceDN w:val="0"/>
      <w:adjustRightInd w:val="0"/>
      <w:spacing w:line="220" w:lineRule="atLeast"/>
      <w:jc w:val="both"/>
      <w:textAlignment w:val="baseline"/>
    </w:pPr>
    <w:rPr>
      <w:sz w:val="18"/>
      <w:szCs w:val="20"/>
      <w:lang w:val="en-US" w:eastAsia="en-US"/>
    </w:rPr>
  </w:style>
  <w:style w:type="numbering" w:styleId="referencelist" w:customStyle="1">
    <w:name w:val="referencelist"/>
    <w:basedOn w:val="NoList"/>
    <w:semiHidden/>
    <w:pPr>
      <w:numPr>
        <w:numId w:val="15"/>
      </w:numPr>
    </w:pPr>
  </w:style>
  <w:style w:type="paragraph" w:styleId="runninghead-left" w:customStyle="1">
    <w:name w:val="running head - left"/>
    <w:basedOn w:val="Normal"/>
    <w:pPr>
      <w:overflowPunct w:val="0"/>
      <w:autoSpaceDE w:val="0"/>
      <w:autoSpaceDN w:val="0"/>
      <w:adjustRightInd w:val="0"/>
      <w:spacing w:line="240" w:lineRule="atLeast"/>
      <w:textAlignment w:val="baseline"/>
    </w:pPr>
    <w:rPr>
      <w:sz w:val="18"/>
      <w:szCs w:val="18"/>
      <w:lang w:val="en-US" w:eastAsia="en-US"/>
    </w:rPr>
  </w:style>
  <w:style w:type="paragraph" w:styleId="runninghead-right" w:customStyle="1">
    <w:name w:val="running head - right"/>
    <w:basedOn w:val="Normal"/>
    <w:pPr>
      <w:overflowPunct w:val="0"/>
      <w:autoSpaceDE w:val="0"/>
      <w:autoSpaceDN w:val="0"/>
      <w:adjustRightInd w:val="0"/>
      <w:spacing w:line="240" w:lineRule="atLeast"/>
      <w:jc w:val="right"/>
      <w:textAlignment w:val="baseline"/>
    </w:pPr>
    <w:rPr>
      <w:bCs/>
      <w:sz w:val="18"/>
      <w:szCs w:val="18"/>
      <w:lang w:val="en-US" w:eastAsia="en-US"/>
    </w:rPr>
  </w:style>
  <w:style w:type="character" w:styleId="PageNumber">
    <w:name w:val="page number"/>
    <w:basedOn w:val="DefaultParagraphFont"/>
    <w:semiHidden/>
    <w:unhideWhenUsed/>
    <w:rPr>
      <w:sz w:val="18"/>
    </w:rPr>
  </w:style>
  <w:style w:type="paragraph" w:styleId="papertitle" w:customStyle="1">
    <w:name w:val="papertitle"/>
    <w:basedOn w:val="Normal"/>
    <w:next w:val="author"/>
    <w:pPr>
      <w:keepNext/>
      <w:keepLines/>
      <w:suppressAutoHyphens/>
      <w:overflowPunct w:val="0"/>
      <w:autoSpaceDE w:val="0"/>
      <w:autoSpaceDN w:val="0"/>
      <w:adjustRightInd w:val="0"/>
      <w:spacing w:after="480" w:line="360" w:lineRule="atLeast"/>
      <w:jc w:val="center"/>
      <w:textAlignment w:val="baseline"/>
    </w:pPr>
    <w:rPr>
      <w:b/>
      <w:sz w:val="28"/>
      <w:szCs w:val="20"/>
      <w:lang w:val="en-US" w:eastAsia="en-US"/>
    </w:rPr>
  </w:style>
  <w:style w:type="paragraph" w:styleId="papersubtitle" w:customStyle="1">
    <w:name w:val="papersubtitle"/>
    <w:basedOn w:val="papertitle"/>
    <w:next w:val="author"/>
    <w:pPr>
      <w:spacing w:before="120" w:line="280" w:lineRule="atLeast"/>
    </w:pPr>
    <w:rPr>
      <w:sz w:val="24"/>
    </w:rPr>
  </w:style>
  <w:style w:type="paragraph" w:styleId="tablecaption" w:customStyle="1">
    <w:name w:val="tablecaption"/>
    <w:basedOn w:val="Normal"/>
    <w:next w:val="Normal"/>
    <w:pPr>
      <w:keepNext/>
      <w:keepLines/>
      <w:overflowPunct w:val="0"/>
      <w:autoSpaceDE w:val="0"/>
      <w:autoSpaceDN w:val="0"/>
      <w:adjustRightInd w:val="0"/>
      <w:spacing w:before="240" w:after="120" w:line="220" w:lineRule="atLeast"/>
      <w:jc w:val="center"/>
      <w:textAlignment w:val="baseline"/>
    </w:pPr>
    <w:rPr>
      <w:sz w:val="18"/>
      <w:szCs w:val="20"/>
      <w:lang w:val="en-US" w:eastAsia="en-US"/>
    </w:rPr>
  </w:style>
  <w:style w:type="character" w:styleId="url" w:customStyle="1">
    <w:name w:val="url"/>
    <w:basedOn w:val="DefaultParagraphFont"/>
    <w:rPr>
      <w:rFonts w:ascii="Courier" w:hAnsi="Courier"/>
      <w:noProof/>
    </w:rPr>
  </w:style>
  <w:style w:type="character" w:styleId="ORCID" w:customStyle="1">
    <w:name w:val="ORCID"/>
    <w:basedOn w:val="DefaultParagraphFont"/>
    <w:rPr>
      <w:position w:val="0"/>
      <w:vertAlign w:val="superscript"/>
    </w:rPr>
  </w:style>
  <w:style w:type="paragraph" w:styleId="FootnoteText">
    <w:name w:val="footnote text"/>
    <w:basedOn w:val="Normal"/>
    <w:semiHidden/>
    <w:pPr>
      <w:overflowPunct w:val="0"/>
      <w:autoSpaceDE w:val="0"/>
      <w:autoSpaceDN w:val="0"/>
      <w:adjustRightInd w:val="0"/>
      <w:spacing w:line="220" w:lineRule="atLeast"/>
      <w:ind w:left="227" w:hanging="227"/>
      <w:jc w:val="both"/>
      <w:textAlignment w:val="baseline"/>
    </w:pPr>
    <w:rPr>
      <w:sz w:val="18"/>
      <w:szCs w:val="20"/>
      <w:lang w:val="en-US" w:eastAsia="en-US"/>
    </w:rPr>
  </w:style>
  <w:style w:type="paragraph" w:styleId="ReferenceLine" w:customStyle="1">
    <w:name w:val="ReferenceLine"/>
    <w:basedOn w:val="p1a"/>
    <w:semiHidden/>
    <w:unhideWhenUsed/>
    <w:pPr>
      <w:spacing w:line="200" w:lineRule="exact"/>
    </w:pPr>
    <w:rPr>
      <w:sz w:val="16"/>
    </w:rPr>
  </w:style>
  <w:style w:type="character" w:styleId="CommentReference">
    <w:name w:val="annotation reference"/>
    <w:basedOn w:val="DefaultParagraphFont"/>
    <w:semiHidden/>
    <w:unhideWhenUsed/>
    <w:rsid w:val="007B6576"/>
    <w:rPr>
      <w:sz w:val="16"/>
      <w:szCs w:val="16"/>
    </w:rPr>
  </w:style>
  <w:style w:type="paragraph" w:styleId="CommentText">
    <w:name w:val="annotation text"/>
    <w:basedOn w:val="Normal"/>
    <w:link w:val="CommentTextChar"/>
    <w:semiHidden/>
    <w:unhideWhenUsed/>
    <w:rsid w:val="007B6576"/>
  </w:style>
  <w:style w:type="character" w:styleId="CommentTextChar" w:customStyle="1">
    <w:name w:val="Comment Text Char"/>
    <w:basedOn w:val="DefaultParagraphFont"/>
    <w:link w:val="CommentText"/>
    <w:semiHidden/>
    <w:rsid w:val="007B6576"/>
  </w:style>
  <w:style w:type="paragraph" w:styleId="CommentSubject">
    <w:name w:val="annotation subject"/>
    <w:basedOn w:val="CommentText"/>
    <w:next w:val="CommentText"/>
    <w:link w:val="CommentSubjectChar"/>
    <w:semiHidden/>
    <w:unhideWhenUsed/>
    <w:rsid w:val="007B6576"/>
    <w:rPr>
      <w:b/>
      <w:bCs/>
    </w:rPr>
  </w:style>
  <w:style w:type="character" w:styleId="CommentSubjectChar" w:customStyle="1">
    <w:name w:val="Comment Subject Char"/>
    <w:basedOn w:val="CommentTextChar"/>
    <w:link w:val="CommentSubject"/>
    <w:semiHidden/>
    <w:rsid w:val="007B6576"/>
    <w:rPr>
      <w:b/>
      <w:bCs/>
    </w:rPr>
  </w:style>
  <w:style w:type="paragraph" w:styleId="NormalWeb">
    <w:name w:val="Normal (Web)"/>
    <w:basedOn w:val="Normal"/>
    <w:uiPriority w:val="99"/>
    <w:unhideWhenUsed/>
    <w:rsid w:val="007B6576"/>
    <w:pPr>
      <w:spacing w:before="100" w:beforeAutospacing="1" w:after="100" w:afterAutospacing="1"/>
    </w:pPr>
    <w:rPr>
      <w:lang w:val="en-GB"/>
    </w:rPr>
  </w:style>
  <w:style w:type="character" w:styleId="normaltextrun" w:customStyle="1">
    <w:name w:val="normaltextrun"/>
    <w:basedOn w:val="DefaultParagraphFont"/>
    <w:rsid w:val="00CA1D9A"/>
  </w:style>
  <w:style w:type="character" w:styleId="scxw13698039" w:customStyle="1">
    <w:name w:val="scxw13698039"/>
    <w:basedOn w:val="DefaultParagraphFont"/>
    <w:rsid w:val="00CA1D9A"/>
  </w:style>
  <w:style w:type="paragraph" w:styleId="ListParagraph">
    <w:name w:val="List Paragraph"/>
    <w:basedOn w:val="Normal"/>
    <w:uiPriority w:val="34"/>
    <w:qFormat/>
    <w:pPr>
      <w:overflowPunct w:val="0"/>
      <w:autoSpaceDE w:val="0"/>
      <w:autoSpaceDN w:val="0"/>
      <w:adjustRightInd w:val="0"/>
      <w:spacing w:line="240" w:lineRule="atLeast"/>
      <w:ind w:left="720" w:firstLine="227"/>
      <w:contextualSpacing/>
      <w:jc w:val="both"/>
      <w:textAlignment w:val="baseline"/>
    </w:pPr>
    <w:rPr>
      <w:sz w:val="20"/>
      <w:szCs w:val="20"/>
      <w:lang w:val="en-US" w:eastAsia="en-US"/>
    </w:rPr>
  </w:style>
  <w:style w:type="table" w:styleId="TableGrid">
    <w:name w:val="Table Grid"/>
    <w:basedOn w:val="TableNormal"/>
    <w:rsid w:val="00303FCD"/>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semiHidden/>
    <w:rsid w:val="002F2DEF"/>
    <w:pPr>
      <w:spacing w:line="240" w:lineRule="auto"/>
    </w:pPr>
  </w:style>
  <w:style w:type="character" w:styleId="Strong">
    <w:name w:val="Strong"/>
    <w:basedOn w:val="DefaultParagraphFont"/>
    <w:uiPriority w:val="22"/>
    <w:qFormat/>
    <w:rsid w:val="00FA1FB3"/>
    <w:rPr>
      <w:b/>
      <w:bCs/>
    </w:rPr>
  </w:style>
  <w:style w:type="character" w:styleId="UnresolvedMention">
    <w:name w:val="Unresolved Mention"/>
    <w:basedOn w:val="DefaultParagraphFont"/>
    <w:uiPriority w:val="99"/>
    <w:semiHidden/>
    <w:unhideWhenUsed/>
    <w:rsid w:val="005E75D8"/>
    <w:rPr>
      <w:color w:val="605E5C"/>
      <w:shd w:val="clear" w:color="auto" w:fill="E1DFDD"/>
    </w:rPr>
  </w:style>
  <w:style w:type="character" w:styleId="reference-accessdate" w:customStyle="1">
    <w:name w:val="reference-accessdate"/>
    <w:basedOn w:val="DefaultParagraphFont"/>
    <w:rsid w:val="0089643D"/>
  </w:style>
  <w:style w:type="character" w:styleId="nowrap" w:customStyle="1">
    <w:name w:val="nowrap"/>
    <w:basedOn w:val="DefaultParagraphFont"/>
    <w:rsid w:val="0089643D"/>
  </w:style>
  <w:style w:type="paragraph" w:styleId="BalloonText">
    <w:name w:val="Balloon Text"/>
    <w:basedOn w:val="Normal"/>
    <w:link w:val="BalloonTextChar"/>
    <w:semiHidden/>
    <w:rsid w:val="00A267D7"/>
    <w:rPr>
      <w:rFonts w:ascii="Segoe UI" w:hAnsi="Segoe UI" w:cs="Segoe UI"/>
      <w:sz w:val="18"/>
      <w:szCs w:val="18"/>
    </w:rPr>
  </w:style>
  <w:style w:type="character" w:styleId="BalloonTextChar" w:customStyle="1">
    <w:name w:val="Balloon Text Char"/>
    <w:basedOn w:val="DefaultParagraphFont"/>
    <w:link w:val="BalloonText"/>
    <w:semiHidden/>
    <w:rsid w:val="00A267D7"/>
    <w:rPr>
      <w:rFonts w:ascii="Segoe UI" w:hAnsi="Segoe UI" w:cs="Segoe UI"/>
      <w:sz w:val="18"/>
      <w:szCs w:val="18"/>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73288">
      <w:bodyDiv w:val="1"/>
      <w:marLeft w:val="0"/>
      <w:marRight w:val="0"/>
      <w:marTop w:val="0"/>
      <w:marBottom w:val="0"/>
      <w:divBdr>
        <w:top w:val="none" w:sz="0" w:space="0" w:color="auto"/>
        <w:left w:val="none" w:sz="0" w:space="0" w:color="auto"/>
        <w:bottom w:val="none" w:sz="0" w:space="0" w:color="auto"/>
        <w:right w:val="none" w:sz="0" w:space="0" w:color="auto"/>
      </w:divBdr>
    </w:div>
    <w:div w:id="479153307">
      <w:bodyDiv w:val="1"/>
      <w:marLeft w:val="0"/>
      <w:marRight w:val="0"/>
      <w:marTop w:val="0"/>
      <w:marBottom w:val="0"/>
      <w:divBdr>
        <w:top w:val="none" w:sz="0" w:space="0" w:color="auto"/>
        <w:left w:val="none" w:sz="0" w:space="0" w:color="auto"/>
        <w:bottom w:val="none" w:sz="0" w:space="0" w:color="auto"/>
        <w:right w:val="none" w:sz="0" w:space="0" w:color="auto"/>
      </w:divBdr>
      <w:divsChild>
        <w:div w:id="1526864385">
          <w:marLeft w:val="0"/>
          <w:marRight w:val="30"/>
          <w:marTop w:val="0"/>
          <w:marBottom w:val="0"/>
          <w:divBdr>
            <w:top w:val="none" w:sz="0" w:space="0" w:color="auto"/>
            <w:left w:val="none" w:sz="0" w:space="0" w:color="auto"/>
            <w:bottom w:val="none" w:sz="0" w:space="0" w:color="auto"/>
            <w:right w:val="none" w:sz="0" w:space="0" w:color="auto"/>
          </w:divBdr>
          <w:divsChild>
            <w:div w:id="2099281554">
              <w:marLeft w:val="0"/>
              <w:marRight w:val="0"/>
              <w:marTop w:val="0"/>
              <w:marBottom w:val="0"/>
              <w:divBdr>
                <w:top w:val="none" w:sz="0" w:space="0" w:color="auto"/>
                <w:left w:val="none" w:sz="0" w:space="0" w:color="auto"/>
                <w:bottom w:val="none" w:sz="0" w:space="0" w:color="auto"/>
                <w:right w:val="none" w:sz="0" w:space="0" w:color="auto"/>
              </w:divBdr>
              <w:divsChild>
                <w:div w:id="972441178">
                  <w:marLeft w:val="0"/>
                  <w:marRight w:val="0"/>
                  <w:marTop w:val="0"/>
                  <w:marBottom w:val="0"/>
                  <w:divBdr>
                    <w:top w:val="none" w:sz="0" w:space="0" w:color="auto"/>
                    <w:left w:val="none" w:sz="0" w:space="0" w:color="auto"/>
                    <w:bottom w:val="none" w:sz="0" w:space="0" w:color="auto"/>
                    <w:right w:val="none" w:sz="0" w:space="0" w:color="auto"/>
                  </w:divBdr>
                  <w:divsChild>
                    <w:div w:id="6245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864450">
      <w:bodyDiv w:val="1"/>
      <w:marLeft w:val="0"/>
      <w:marRight w:val="0"/>
      <w:marTop w:val="0"/>
      <w:marBottom w:val="0"/>
      <w:divBdr>
        <w:top w:val="none" w:sz="0" w:space="0" w:color="auto"/>
        <w:left w:val="none" w:sz="0" w:space="0" w:color="auto"/>
        <w:bottom w:val="none" w:sz="0" w:space="0" w:color="auto"/>
        <w:right w:val="none" w:sz="0" w:space="0" w:color="auto"/>
      </w:divBdr>
    </w:div>
    <w:div w:id="729574865">
      <w:bodyDiv w:val="1"/>
      <w:marLeft w:val="0"/>
      <w:marRight w:val="0"/>
      <w:marTop w:val="0"/>
      <w:marBottom w:val="0"/>
      <w:divBdr>
        <w:top w:val="none" w:sz="0" w:space="0" w:color="auto"/>
        <w:left w:val="none" w:sz="0" w:space="0" w:color="auto"/>
        <w:bottom w:val="none" w:sz="0" w:space="0" w:color="auto"/>
        <w:right w:val="none" w:sz="0" w:space="0" w:color="auto"/>
      </w:divBdr>
    </w:div>
    <w:div w:id="993727342">
      <w:bodyDiv w:val="1"/>
      <w:marLeft w:val="0"/>
      <w:marRight w:val="0"/>
      <w:marTop w:val="0"/>
      <w:marBottom w:val="0"/>
      <w:divBdr>
        <w:top w:val="none" w:sz="0" w:space="0" w:color="auto"/>
        <w:left w:val="none" w:sz="0" w:space="0" w:color="auto"/>
        <w:bottom w:val="none" w:sz="0" w:space="0" w:color="auto"/>
        <w:right w:val="none" w:sz="0" w:space="0" w:color="auto"/>
      </w:divBdr>
    </w:div>
    <w:div w:id="1494447691">
      <w:bodyDiv w:val="1"/>
      <w:marLeft w:val="0"/>
      <w:marRight w:val="0"/>
      <w:marTop w:val="0"/>
      <w:marBottom w:val="0"/>
      <w:divBdr>
        <w:top w:val="none" w:sz="0" w:space="0" w:color="auto"/>
        <w:left w:val="none" w:sz="0" w:space="0" w:color="auto"/>
        <w:bottom w:val="none" w:sz="0" w:space="0" w:color="auto"/>
        <w:right w:val="none" w:sz="0" w:space="0" w:color="auto"/>
      </w:divBdr>
    </w:div>
    <w:div w:id="1875343542">
      <w:bodyDiv w:val="1"/>
      <w:marLeft w:val="0"/>
      <w:marRight w:val="0"/>
      <w:marTop w:val="0"/>
      <w:marBottom w:val="0"/>
      <w:divBdr>
        <w:top w:val="none" w:sz="0" w:space="0" w:color="auto"/>
        <w:left w:val="none" w:sz="0" w:space="0" w:color="auto"/>
        <w:bottom w:val="none" w:sz="0" w:space="0" w:color="auto"/>
        <w:right w:val="none" w:sz="0" w:space="0" w:color="auto"/>
      </w:divBdr>
      <w:divsChild>
        <w:div w:id="347752786">
          <w:marLeft w:val="0"/>
          <w:marRight w:val="30"/>
          <w:marTop w:val="0"/>
          <w:marBottom w:val="0"/>
          <w:divBdr>
            <w:top w:val="none" w:sz="0" w:space="0" w:color="auto"/>
            <w:left w:val="none" w:sz="0" w:space="0" w:color="auto"/>
            <w:bottom w:val="none" w:sz="0" w:space="0" w:color="auto"/>
            <w:right w:val="none" w:sz="0" w:space="0" w:color="auto"/>
          </w:divBdr>
          <w:divsChild>
            <w:div w:id="1446851178">
              <w:marLeft w:val="0"/>
              <w:marRight w:val="0"/>
              <w:marTop w:val="0"/>
              <w:marBottom w:val="0"/>
              <w:divBdr>
                <w:top w:val="none" w:sz="0" w:space="0" w:color="auto"/>
                <w:left w:val="none" w:sz="0" w:space="0" w:color="auto"/>
                <w:bottom w:val="none" w:sz="0" w:space="0" w:color="auto"/>
                <w:right w:val="none" w:sz="0" w:space="0" w:color="auto"/>
              </w:divBdr>
              <w:divsChild>
                <w:div w:id="1479614932">
                  <w:marLeft w:val="0"/>
                  <w:marRight w:val="0"/>
                  <w:marTop w:val="0"/>
                  <w:marBottom w:val="0"/>
                  <w:divBdr>
                    <w:top w:val="none" w:sz="0" w:space="0" w:color="auto"/>
                    <w:left w:val="none" w:sz="0" w:space="0" w:color="auto"/>
                    <w:bottom w:val="none" w:sz="0" w:space="0" w:color="auto"/>
                    <w:right w:val="none" w:sz="0" w:space="0" w:color="auto"/>
                  </w:divBdr>
                  <w:divsChild>
                    <w:div w:id="17142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82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customXml" Target="../customXml/item3.xml" Id="rId3" /><Relationship Type="http://schemas.openxmlformats.org/officeDocument/2006/relationships/image" Target="media/image7.png" Id="rId21" /><Relationship Type="http://schemas.openxmlformats.org/officeDocument/2006/relationships/header" Target="header2.xml" Id="rId34"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hyperlink" Target="https://www.researchgate.net/profile/Iman-Ghalehkhondabi/publication/301665131_An_overview_of_energy_demand_forecasting_methods_published_in_2005-2015/links/5728e47a08aef7c7e2c0ca8e/An-overview-of-energy-demand-forecasting-methods-published-in-2005-2015.pdf"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hyperlink" Target="https://doi.org/10.1016/S0038-092X(03)00101-4" TargetMode="Externa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image" Target="media/image9.png" Id="rId23" /><Relationship Type="http://schemas.openxmlformats.org/officeDocument/2006/relationships/hyperlink" Target="http://news.bbc.co.uk/2/hi/uk_news/magazine/6981356.stm" TargetMode="External" Id="rId28" /><Relationship Type="http://schemas.microsoft.com/office/2011/relationships/people" Target="people.xm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hyperlink" Target="https://australiainstitute.org.au/wp-content/uploads/2020/12/IP-14-Power-down_0.pdf"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8.png" Id="rId22" /><Relationship Type="http://schemas.openxmlformats.org/officeDocument/2006/relationships/hyperlink" Target="https://www.aemo.com.au/-/media/files/electricity/nem/planning_and_forecasting/inputs-assumptions-methodologies/2020/2020-electricity-demand-forecasting-methodology-information-paper.pdf" TargetMode="External" Id="rId27" /><Relationship Type="http://schemas.openxmlformats.org/officeDocument/2006/relationships/hyperlink" Target="https://doi.org/10.1186/s13705-022-00333-9" TargetMode="External" Id="rId30" /><Relationship Type="http://schemas.openxmlformats.org/officeDocument/2006/relationships/fontTable" Target="fontTable.xml" Id="rId35" /><Relationship Type="http://schemas.openxmlformats.org/officeDocument/2006/relationships/image" Target="/media/imaged.png" Id="R9537bb103edf4030" /><Relationship Type="http://schemas.openxmlformats.org/officeDocument/2006/relationships/image" Target="/media/imagee.png" Id="Rc55f57a7f2004e17" /><Relationship Type="http://schemas.openxmlformats.org/officeDocument/2006/relationships/image" Target="/media/imagef.png" Id="R2909689881674cc9" /><Relationship Type="http://schemas.openxmlformats.org/officeDocument/2006/relationships/image" Target="/media/image10.png" Id="Ra8980e5ac9d64f7c" /><Relationship Type="http://schemas.microsoft.com/office/2019/09/relationships/intelligence" Target="intelligence.xml" Id="R8b7cce62b1494573"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1CD0E380D8C4BA35A3CA430553C27" ma:contentTypeVersion="10" ma:contentTypeDescription="Create a new document." ma:contentTypeScope="" ma:versionID="824592a9bc9a772655b6d35c0615342e">
  <xsd:schema xmlns:xsd="http://www.w3.org/2001/XMLSchema" xmlns:xs="http://www.w3.org/2001/XMLSchema" xmlns:p="http://schemas.microsoft.com/office/2006/metadata/properties" xmlns:ns2="cb73bc37-3860-4634-b332-bed9f2f5783f" xmlns:ns3="909fc9bb-802f-409a-ab2f-98f03e4d4669" targetNamespace="http://schemas.microsoft.com/office/2006/metadata/properties" ma:root="true" ma:fieldsID="7b89a78ada1c059ad3eb30fdb74c431d" ns2:_="" ns3:_="">
    <xsd:import namespace="cb73bc37-3860-4634-b332-bed9f2f5783f"/>
    <xsd:import namespace="909fc9bb-802f-409a-ab2f-98f03e4d466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3bc37-3860-4634-b332-bed9f2f578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9fc9bb-802f-409a-ab2f-98f03e4d466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CA82-2F1D-4F3B-B8BE-947FC7325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3bc37-3860-4634-b332-bed9f2f5783f"/>
    <ds:schemaRef ds:uri="909fc9bb-802f-409a-ab2f-98f03e4d4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7362E3-5CC6-471F-A490-0B7528D1B9B7}">
  <ds:schemaRefs>
    <ds:schemaRef ds:uri="http://schemas.microsoft.com/sharepoint/v3/contenttype/forms"/>
  </ds:schemaRefs>
</ds:datastoreItem>
</file>

<file path=customXml/itemProps3.xml><?xml version="1.0" encoding="utf-8"?>
<ds:datastoreItem xmlns:ds="http://schemas.openxmlformats.org/officeDocument/2006/customXml" ds:itemID="{05CB8F75-1C89-430D-B71B-9D333926D0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65EC70-EEF7-42E8-A9B2-A967F46A71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dataspect IT-Services, Neckargemuend, Germany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Markus Richter</dc:creator>
  <dc:description>Formats and macros for Springer Lecture Notes</dc:description>
  <lastModifiedBy>Sonal Chawla</lastModifiedBy>
  <revision>69</revision>
  <dcterms:created xsi:type="dcterms:W3CDTF">2022-04-09T00:42:00.0000000Z</dcterms:created>
  <dcterms:modified xsi:type="dcterms:W3CDTF">2022-04-11T18:04:27.9827369Z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0x0101003921CD0E380D8C4BA35A3CA430553C27</vt:lpwstr>
  </property>
</Properties>
</file>